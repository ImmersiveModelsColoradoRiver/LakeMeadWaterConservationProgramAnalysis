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B509" w14:textId="584502EF" w:rsidR="00C94D5D" w:rsidRDefault="71AB3C87" w:rsidP="71AB3C87">
      <w:pPr>
        <w:spacing w:after="0"/>
        <w:rPr>
          <w:rFonts w:asciiTheme="majorBidi" w:hAnsiTheme="majorBidi" w:cstheme="majorBidi"/>
          <w:b/>
          <w:bCs/>
          <w:sz w:val="28"/>
          <w:szCs w:val="28"/>
        </w:rPr>
      </w:pPr>
      <w:r w:rsidRPr="71AB3C87">
        <w:rPr>
          <w:rFonts w:asciiTheme="majorBidi" w:hAnsiTheme="majorBidi" w:cstheme="majorBidi"/>
          <w:b/>
          <w:bCs/>
          <w:sz w:val="28"/>
          <w:szCs w:val="28"/>
        </w:rPr>
        <w:t xml:space="preserve">The Lake Mead Water Conservation Program: Reducing Users’ Conflicting Risks of Declining Flows with more </w:t>
      </w:r>
      <w:r w:rsidR="00124275">
        <w:rPr>
          <w:rFonts w:asciiTheme="majorBidi" w:hAnsiTheme="majorBidi" w:cstheme="majorBidi"/>
          <w:b/>
          <w:bCs/>
          <w:sz w:val="28"/>
          <w:szCs w:val="28"/>
        </w:rPr>
        <w:t xml:space="preserve">Adaptation and </w:t>
      </w:r>
      <w:r w:rsidRPr="71AB3C87">
        <w:rPr>
          <w:rFonts w:asciiTheme="majorBidi" w:hAnsiTheme="majorBidi" w:cstheme="majorBidi"/>
          <w:b/>
          <w:bCs/>
          <w:sz w:val="28"/>
          <w:szCs w:val="28"/>
        </w:rPr>
        <w:t>Autonomy.</w:t>
      </w:r>
    </w:p>
    <w:p w14:paraId="717F0C80" w14:textId="77777777" w:rsidR="00F75583" w:rsidRDefault="00F75583" w:rsidP="00F75583">
      <w:pPr>
        <w:spacing w:after="0"/>
        <w:rPr>
          <w:rFonts w:asciiTheme="majorBidi" w:hAnsiTheme="majorBidi" w:cstheme="majorBidi"/>
          <w:b/>
          <w:bCs/>
          <w:sz w:val="28"/>
          <w:szCs w:val="28"/>
        </w:rPr>
      </w:pPr>
    </w:p>
    <w:p w14:paraId="775FBC6D" w14:textId="66ACA5B9" w:rsidR="00B12B44" w:rsidRDefault="00B12B44" w:rsidP="00B12B44">
      <w:pPr>
        <w:pStyle w:val="NoSpacing"/>
      </w:pPr>
      <w:r>
        <w:t>David Rosenberg</w:t>
      </w:r>
      <w:r w:rsidR="00CA5715" w:rsidRPr="00CA5715">
        <w:rPr>
          <w:vertAlign w:val="superscript"/>
        </w:rPr>
        <w:t>1</w:t>
      </w:r>
      <w:r>
        <w:t>, Brittany Fager</w:t>
      </w:r>
      <w:r w:rsidR="00610E9F">
        <w:rPr>
          <w:vertAlign w:val="superscript"/>
        </w:rPr>
        <w:t>1</w:t>
      </w:r>
      <w:r>
        <w:t xml:space="preserve">, </w:t>
      </w:r>
      <w:r w:rsidR="00610E9F">
        <w:t>Anabelle Myers</w:t>
      </w:r>
      <w:r w:rsidR="00610E9F">
        <w:rPr>
          <w:vertAlign w:val="superscript"/>
        </w:rPr>
        <w:t>1</w:t>
      </w:r>
      <w:r w:rsidR="00610E9F">
        <w:t xml:space="preserve">, </w:t>
      </w:r>
      <w:r>
        <w:t>Erik Porse</w:t>
      </w:r>
      <w:r w:rsidR="00610E9F">
        <w:rPr>
          <w:vertAlign w:val="superscript"/>
        </w:rPr>
        <w:t>2</w:t>
      </w:r>
    </w:p>
    <w:p w14:paraId="211159A3" w14:textId="6121BA68" w:rsidR="008C1CDE" w:rsidRDefault="00CA5715">
      <w:pPr>
        <w:rPr>
          <w:rFonts w:asciiTheme="majorBidi" w:hAnsiTheme="majorBidi" w:cstheme="majorBidi"/>
          <w:sz w:val="24"/>
          <w:szCs w:val="24"/>
        </w:rPr>
      </w:pPr>
      <w:r>
        <w:rPr>
          <w:rFonts w:asciiTheme="majorBidi" w:hAnsiTheme="majorBidi" w:cstheme="majorBidi"/>
          <w:sz w:val="24"/>
          <w:szCs w:val="24"/>
        </w:rPr>
        <w:t>July 9, 2026</w:t>
      </w:r>
    </w:p>
    <w:p w14:paraId="65EB2013" w14:textId="01AED741" w:rsidR="00B12B44" w:rsidRDefault="009F6834" w:rsidP="00ED2022">
      <w:pPr>
        <w:rPr>
          <w:rFonts w:asciiTheme="majorBidi" w:hAnsiTheme="majorBidi" w:cstheme="majorBidi"/>
          <w:sz w:val="24"/>
          <w:szCs w:val="24"/>
        </w:rPr>
      </w:pPr>
      <w:r w:rsidRPr="009F6834">
        <w:rPr>
          <w:rFonts w:asciiTheme="majorBidi" w:hAnsiTheme="majorBidi" w:cstheme="majorBidi"/>
          <w:sz w:val="24"/>
          <w:szCs w:val="24"/>
          <w:vertAlign w:val="superscript"/>
        </w:rPr>
        <w:t>1</w:t>
      </w:r>
      <w:r>
        <w:rPr>
          <w:rFonts w:asciiTheme="majorBidi" w:hAnsiTheme="majorBidi" w:cstheme="majorBidi"/>
          <w:sz w:val="24"/>
          <w:szCs w:val="24"/>
        </w:rPr>
        <w:t xml:space="preserve">Professor, </w:t>
      </w:r>
      <w:r w:rsidR="00610E9F">
        <w:rPr>
          <w:rFonts w:asciiTheme="majorBidi" w:hAnsiTheme="majorBidi" w:cstheme="majorBidi"/>
          <w:sz w:val="24"/>
          <w:szCs w:val="24"/>
        </w:rPr>
        <w:t xml:space="preserve">Phd student, and undergraduate researcher, </w:t>
      </w:r>
      <w:r>
        <w:rPr>
          <w:rFonts w:asciiTheme="majorBidi" w:hAnsiTheme="majorBidi" w:cstheme="majorBidi"/>
          <w:sz w:val="24"/>
          <w:szCs w:val="24"/>
        </w:rPr>
        <w:t>Department of Civil and Environmental Engineering and Utah Water Research Lab, Utah State University, Logan, Utah,</w:t>
      </w:r>
      <w:r w:rsidR="00ED2022">
        <w:rPr>
          <w:rFonts w:asciiTheme="majorBidi" w:hAnsiTheme="majorBidi" w:cstheme="majorBidi"/>
          <w:sz w:val="24"/>
          <w:szCs w:val="24"/>
        </w:rPr>
        <w:t xml:space="preserve"> 84322-8200. </w:t>
      </w:r>
      <w:r w:rsidR="00ED2022" w:rsidRPr="00ED2022">
        <w:rPr>
          <w:rFonts w:asciiTheme="majorBidi" w:hAnsiTheme="majorBidi" w:cstheme="majorBidi"/>
          <w:sz w:val="24"/>
          <w:szCs w:val="24"/>
        </w:rPr>
        <w:t xml:space="preserve">ORCID: </w:t>
      </w:r>
      <w:hyperlink r:id="rId8" w:tgtFrame="_blank" w:history="1">
        <w:r w:rsidR="00ED2022" w:rsidRPr="00ED2022">
          <w:rPr>
            <w:rStyle w:val="Hyperlink"/>
            <w:rFonts w:asciiTheme="majorBidi" w:hAnsiTheme="majorBidi" w:cstheme="majorBidi"/>
            <w:sz w:val="24"/>
            <w:szCs w:val="24"/>
          </w:rPr>
          <w:t>https://orcid.org/0000-0003-2163-2907</w:t>
        </w:r>
      </w:hyperlink>
      <w:r w:rsidR="00ED2022" w:rsidRPr="00ED2022">
        <w:rPr>
          <w:rFonts w:asciiTheme="majorBidi" w:hAnsiTheme="majorBidi" w:cstheme="majorBidi"/>
          <w:sz w:val="24"/>
          <w:szCs w:val="24"/>
        </w:rPr>
        <w:t xml:space="preserve">. </w:t>
      </w:r>
      <w:r>
        <w:rPr>
          <w:rFonts w:asciiTheme="majorBidi" w:hAnsiTheme="majorBidi" w:cstheme="majorBidi"/>
          <w:sz w:val="24"/>
          <w:szCs w:val="24"/>
        </w:rPr>
        <w:t xml:space="preserve">A.M.ASCE. Email: </w:t>
      </w:r>
      <w:hyperlink r:id="rId9" w:history="1">
        <w:r w:rsidRPr="00230709">
          <w:rPr>
            <w:rStyle w:val="Hyperlink"/>
            <w:rFonts w:asciiTheme="majorBidi" w:hAnsiTheme="majorBidi" w:cstheme="majorBidi"/>
            <w:sz w:val="24"/>
            <w:szCs w:val="24"/>
          </w:rPr>
          <w:t>david.rosenberg@usu.edu</w:t>
        </w:r>
      </w:hyperlink>
      <w:r w:rsidR="00610E9F">
        <w:rPr>
          <w:rFonts w:asciiTheme="majorBidi" w:hAnsiTheme="majorBidi" w:cstheme="majorBidi"/>
          <w:sz w:val="24"/>
          <w:szCs w:val="24"/>
        </w:rPr>
        <w:t xml:space="preserve">, </w:t>
      </w:r>
      <w:hyperlink r:id="rId10" w:history="1">
        <w:r w:rsidR="00610E9F" w:rsidRPr="00731F5E">
          <w:rPr>
            <w:rStyle w:val="Hyperlink"/>
            <w:rFonts w:asciiTheme="majorBidi" w:hAnsiTheme="majorBidi" w:cstheme="majorBidi"/>
            <w:sz w:val="24"/>
            <w:szCs w:val="24"/>
          </w:rPr>
          <w:t>Brittany.fager@usu.edu</w:t>
        </w:r>
      </w:hyperlink>
      <w:r w:rsidR="00610E9F" w:rsidRPr="00610E9F">
        <w:rPr>
          <w:rFonts w:asciiTheme="majorBidi" w:hAnsiTheme="majorBidi" w:cstheme="majorBidi"/>
          <w:sz w:val="24"/>
          <w:szCs w:val="24"/>
        </w:rPr>
        <w:t xml:space="preserve">,  </w:t>
      </w:r>
      <w:hyperlink r:id="rId11" w:history="1">
        <w:r w:rsidR="00610E9F" w:rsidRPr="00610E9F">
          <w:rPr>
            <w:rStyle w:val="Hyperlink"/>
            <w:rFonts w:asciiTheme="majorBidi" w:hAnsiTheme="majorBidi" w:cstheme="majorBidi"/>
            <w:sz w:val="24"/>
            <w:szCs w:val="24"/>
          </w:rPr>
          <w:t>a02369941@usu.edu</w:t>
        </w:r>
      </w:hyperlink>
      <w:r w:rsidR="00610E9F">
        <w:t xml:space="preserve">. </w:t>
      </w:r>
      <w:r>
        <w:rPr>
          <w:rFonts w:asciiTheme="majorBidi" w:hAnsiTheme="majorBidi" w:cstheme="majorBidi"/>
          <w:sz w:val="24"/>
          <w:szCs w:val="24"/>
        </w:rPr>
        <w:t xml:space="preserve"> </w:t>
      </w:r>
    </w:p>
    <w:p w14:paraId="4BB41EB1" w14:textId="54A2831B" w:rsidR="009F6834" w:rsidRDefault="00610E9F" w:rsidP="009F6834">
      <w:pPr>
        <w:rPr>
          <w:rFonts w:asciiTheme="majorBidi" w:hAnsiTheme="majorBidi" w:cstheme="majorBidi"/>
          <w:sz w:val="24"/>
          <w:szCs w:val="24"/>
        </w:rPr>
      </w:pPr>
      <w:r>
        <w:rPr>
          <w:rFonts w:asciiTheme="majorBidi" w:hAnsiTheme="majorBidi" w:cstheme="majorBidi"/>
          <w:sz w:val="24"/>
          <w:szCs w:val="24"/>
          <w:vertAlign w:val="superscript"/>
        </w:rPr>
        <w:t>2</w:t>
      </w:r>
      <w:r w:rsidR="009F6834" w:rsidRPr="009F6834">
        <w:rPr>
          <w:rFonts w:asciiTheme="majorBidi" w:hAnsiTheme="majorBidi" w:cstheme="majorBidi"/>
          <w:sz w:val="24"/>
          <w:szCs w:val="24"/>
        </w:rPr>
        <w:t xml:space="preserve">Director and Associate Cooperative Extension Specialist, California Institute for Water Resources, Univ. of California Agriculture and Natural Resources, Univ. of California, Davis, 2801 Second St., #152, Davis, CA 95618. ORCID: https://orcid.org/0000-0002-6691-2104. </w:t>
      </w:r>
      <w:r w:rsidR="00ED2022">
        <w:rPr>
          <w:rFonts w:asciiTheme="majorBidi" w:hAnsiTheme="majorBidi" w:cstheme="majorBidi"/>
          <w:sz w:val="24"/>
          <w:szCs w:val="24"/>
        </w:rPr>
        <w:t xml:space="preserve">A.M.ASCE. </w:t>
      </w:r>
      <w:r w:rsidR="009F6834" w:rsidRPr="009F6834">
        <w:rPr>
          <w:rFonts w:asciiTheme="majorBidi" w:hAnsiTheme="majorBidi" w:cstheme="majorBidi"/>
          <w:sz w:val="24"/>
          <w:szCs w:val="24"/>
        </w:rPr>
        <w:t xml:space="preserve">Email: </w:t>
      </w:r>
      <w:hyperlink r:id="rId12" w:history="1">
        <w:r w:rsidR="009F6834" w:rsidRPr="00230709">
          <w:rPr>
            <w:rStyle w:val="Hyperlink"/>
            <w:rFonts w:asciiTheme="majorBidi" w:hAnsiTheme="majorBidi" w:cstheme="majorBidi"/>
            <w:sz w:val="24"/>
            <w:szCs w:val="24"/>
          </w:rPr>
          <w:t>eporse@ucanr.edu</w:t>
        </w:r>
      </w:hyperlink>
      <w:r w:rsidR="009F6834">
        <w:rPr>
          <w:rFonts w:asciiTheme="majorBidi" w:hAnsiTheme="majorBidi" w:cstheme="majorBidi"/>
          <w:sz w:val="24"/>
          <w:szCs w:val="24"/>
        </w:rPr>
        <w:t xml:space="preserve">. </w:t>
      </w:r>
    </w:p>
    <w:p w14:paraId="34982444" w14:textId="0AB06E63" w:rsidR="009F6834" w:rsidRDefault="009F6834" w:rsidP="3DC3B17A">
      <w:pPr>
        <w:rPr>
          <w:rFonts w:asciiTheme="majorBidi" w:hAnsiTheme="majorBidi" w:cstheme="majorBidi"/>
          <w:sz w:val="24"/>
          <w:szCs w:val="24"/>
        </w:rPr>
      </w:pPr>
    </w:p>
    <w:p w14:paraId="2020C510" w14:textId="292B5669" w:rsidR="00633516" w:rsidRDefault="00960386">
      <w:pPr>
        <w:rPr>
          <w:rFonts w:asciiTheme="majorBidi" w:hAnsiTheme="majorBidi" w:cstheme="majorBidi"/>
          <w:b/>
          <w:bCs/>
          <w:sz w:val="24"/>
          <w:szCs w:val="24"/>
        </w:rPr>
      </w:pPr>
      <w:r>
        <w:rPr>
          <w:rFonts w:asciiTheme="majorBidi" w:hAnsiTheme="majorBidi" w:cstheme="majorBidi"/>
          <w:b/>
          <w:bCs/>
          <w:sz w:val="24"/>
          <w:szCs w:val="24"/>
        </w:rPr>
        <w:t>Abstract</w:t>
      </w:r>
    </w:p>
    <w:p w14:paraId="742FEED1" w14:textId="71C5690F" w:rsidR="00807605" w:rsidRDefault="71AB3C87" w:rsidP="009F5553">
      <w:pPr>
        <w:pStyle w:val="NoSpacing"/>
      </w:pPr>
      <w:r w:rsidRPr="71AB3C87">
        <w:rPr>
          <w:rFonts w:ascii="Times New Roman" w:eastAsia="Times New Roman" w:hAnsi="Times New Roman" w:cs="Times New Roman"/>
        </w:rPr>
        <w:t xml:space="preserve">Since 2007, California, Arizona, Nevada, and Mexico </w:t>
      </w:r>
      <w:r>
        <w:t xml:space="preserve">have voluntarily reduced their legally entitled Colorado River water use </w:t>
      </w:r>
      <w:r w:rsidR="00235834">
        <w:t xml:space="preserve">by </w:t>
      </w:r>
      <w:r>
        <w:t>4.4 million acre-feet</w:t>
      </w:r>
      <w:r w:rsidR="00235834">
        <w:t>, with</w:t>
      </w:r>
      <w:r>
        <w:t xml:space="preserve"> 3.6 million acre</w:t>
      </w:r>
      <w:r>
        <w:t xml:space="preserve">-feet </w:t>
      </w:r>
      <w:r w:rsidR="00DB326E">
        <w:t xml:space="preserve">of </w:t>
      </w:r>
      <w:r w:rsidR="00DB326E">
        <w:t xml:space="preserve">conserved water </w:t>
      </w:r>
      <w:r>
        <w:t>presently remaining in Lake Mead. These efforts kept Lake Mead storage above critical elevations through the recent 20-year (and ongoing) dry period. The voluntary water conservation program operates on the assumption that annual physically available water (reservoir inflow minus evaporation) exceeds legal entitlements of 9.0 million acre-feet per year to allow reservoirs to recover. This assumption is challenged as the Colorado River Basin becomes more arid. Additionally, as reservoir storage declines towards catastrophic elevations, users will face difficulty accessing and withdrawing their conserved water. We suggest two novel improvements that tie accounting of reductions to the annual physically available water, rather than historical entitlements: 1) Proportionally reduce credits for conserved water, and 2) Create a new protection account to be managed by the U.S. Bureau of Reclamation (USBR), with separate water accounts for each user. Through these structures, the USBR would first take a share of the physically available water that is equal to reservoir evaporation to sustain the protected volume. Then, users would</w:t>
      </w:r>
      <w:r w:rsidR="00F56AFF">
        <w:t xml:space="preserve"> </w:t>
      </w:r>
      <w:r>
        <w:t xml:space="preserve">divide the remaining inflow and consume, conserve, and/or trade within their account balances. Both suggestions have potential benefits to stabilize and recover Lake Mead storage while </w:t>
      </w:r>
      <w:r w:rsidR="00D44069">
        <w:t>giving</w:t>
      </w:r>
      <w:r>
        <w:t xml:space="preserve"> users</w:t>
      </w:r>
      <w:r w:rsidR="00D44069">
        <w:t xml:space="preserve"> more adaptability and </w:t>
      </w:r>
      <w:r>
        <w:t xml:space="preserve"> autonomy to manage their differing and, sometimes, conflicting risks of declining flows. These strategies can serve as examples for other water systems that face aridity, declining reservoir storage, and user conflicts.</w:t>
      </w:r>
    </w:p>
    <w:p w14:paraId="679AA926" w14:textId="451A7507" w:rsidR="00107C79" w:rsidRPr="00107C79" w:rsidRDefault="00107C79" w:rsidP="009F5553">
      <w:pPr>
        <w:pStyle w:val="NoSpacing"/>
      </w:pPr>
      <w:r>
        <w:rPr>
          <w:b/>
          <w:bCs/>
        </w:rPr>
        <w:t xml:space="preserve">Key words: </w:t>
      </w:r>
      <w:r>
        <w:t xml:space="preserve">Hoover Dam, </w:t>
      </w:r>
      <w:r w:rsidR="00E15CE5">
        <w:t xml:space="preserve">Intentionally Created Surplus (ICS). </w:t>
      </w:r>
      <w:r w:rsidR="00CA5715">
        <w:t xml:space="preserve">Water Use Reduction, </w:t>
      </w:r>
      <w:r w:rsidR="0086465B">
        <w:t>Water Rights</w:t>
      </w:r>
      <w:r w:rsidR="00CA5715">
        <w:t xml:space="preserve">, </w:t>
      </w:r>
      <w:r w:rsidR="0086465B">
        <w:t xml:space="preserve">Reservoir </w:t>
      </w:r>
      <w:r w:rsidR="00CA5715">
        <w:t>Hedging, Drought.</w:t>
      </w:r>
    </w:p>
    <w:p w14:paraId="0BE846DF" w14:textId="1CAEF34E" w:rsidR="004372F1" w:rsidRDefault="00633516" w:rsidP="001E3AFB">
      <w:pPr>
        <w:pStyle w:val="Heading1"/>
      </w:pPr>
      <w:r w:rsidRPr="001E3AFB">
        <w:lastRenderedPageBreak/>
        <w:t>Introduction</w:t>
      </w:r>
    </w:p>
    <w:p w14:paraId="45509423" w14:textId="75ABF45C" w:rsidR="00A96F90" w:rsidRDefault="00A96F90" w:rsidP="00A96F90">
      <w:p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A8534E">
        <w:rPr>
          <w:rFonts w:ascii="Times New Roman" w:eastAsia="Times New Roman" w:hAnsi="Times New Roman" w:cs="Times New Roman"/>
          <w:sz w:val="24"/>
          <w:szCs w:val="24"/>
        </w:rPr>
        <w:t xml:space="preserve">rawdown of reservoirs </w:t>
      </w:r>
      <w:r>
        <w:rPr>
          <w:rFonts w:ascii="Times New Roman" w:eastAsia="Times New Roman" w:hAnsi="Times New Roman" w:cs="Times New Roman"/>
          <w:sz w:val="24"/>
          <w:szCs w:val="24"/>
        </w:rPr>
        <w:t xml:space="preserve">across the western United States </w:t>
      </w:r>
      <w:r w:rsidRPr="00A8534E">
        <w:rPr>
          <w:rFonts w:ascii="Times New Roman" w:eastAsia="Times New Roman" w:hAnsi="Times New Roman" w:cs="Times New Roman"/>
          <w:sz w:val="24"/>
          <w:szCs w:val="24"/>
        </w:rPr>
        <w:t xml:space="preserve">and uncertainty in future water supply put agricultural users, urban users, Tribal Nations, and ecosystems at risk of water shortages </w:t>
      </w:r>
      <w:commentRangeStart w:id="0"/>
      <w:r w:rsidRPr="00A8534E">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&lt;EndNote&gt;&lt;Cite&gt;&lt;Author&gt;Jasechko&lt;/Author&gt;&lt;Year&gt;2021&lt;/Year&gt;&lt;RecNum&gt;2988&lt;/RecNum&gt;&lt;DisplayText&gt;(Jasechko and Perrone, 2021)&lt;/DisplayText&gt;&lt;record&gt;&lt;rec-number&gt;2988&lt;/rec-number&gt;&lt;foreign-keys&gt;&lt;key app="EN" db-id="xxt5ta9pd995dwesap0pdzzp2weaz0w9werf" timestamp="1712786645"&gt;2988&lt;/key&gt;&lt;/foreign-keys&gt;&lt;ref-type name="Journal Article"&gt;17&lt;/ref-type&gt;&lt;contributors&gt;&lt;authors&gt;&lt;author&gt;Jasechko, Scott&lt;/author&gt;&lt;author&gt;Perrone, Debra&lt;/author&gt;&lt;/authors&gt;&lt;/contributors&gt;&lt;titles&gt;&lt;title&gt;Global groundwater wells at risk of running dry&lt;/title&gt;&lt;secondary-title&gt;Science&lt;/secondary-title&gt;&lt;/titles&gt;&lt;periodical&gt;&lt;full-title&gt;Science&lt;/full-title&gt;&lt;/periodical&gt;&lt;pages&gt;418-421&lt;/pages&gt;&lt;volume&gt;372&lt;/volume&gt;&lt;number&gt;6540&lt;/number&gt;&lt;dates&gt;&lt;year&gt;2021&lt;/year&gt;&lt;/dates&gt;&lt;urls&gt;&lt;related-urls&gt;&lt;url&gt;https://www.science.org/doi/abs/10.1126/science.abc2755&lt;/url&gt;&lt;/related-urls&gt;&lt;/urls&gt;&lt;electronic-resource-num&gt;https://doi.org/10.1126/science.abc2755&lt;/electronic-resource-num&gt;&lt;/record&gt;&lt;/Cite&gt;&lt;/EndNote&gt;</w:instrText>
      </w:r>
      <w:r w:rsidRPr="00A8534E">
        <w:rPr>
          <w:rFonts w:ascii="Times New Roman" w:eastAsia="Times New Roman" w:hAnsi="Times New Roman" w:cs="Times New Roman"/>
          <w:sz w:val="24"/>
          <w:szCs w:val="24"/>
        </w:rPr>
        <w:fldChar w:fldCharType="separate"/>
      </w:r>
      <w:r w:rsidRPr="00A8534E">
        <w:rPr>
          <w:rFonts w:ascii="Times New Roman" w:eastAsia="Times New Roman" w:hAnsi="Times New Roman" w:cs="Times New Roman"/>
          <w:noProof/>
          <w:sz w:val="24"/>
          <w:szCs w:val="24"/>
        </w:rPr>
        <w:t>(Jasechko and Perrone, 2021)</w:t>
      </w:r>
      <w:r w:rsidRPr="00A8534E">
        <w:rPr>
          <w:rFonts w:ascii="Times New Roman" w:eastAsia="Times New Roman" w:hAnsi="Times New Roman" w:cs="Times New Roman"/>
          <w:sz w:val="24"/>
          <w:szCs w:val="24"/>
        </w:rPr>
        <w:fldChar w:fldCharType="end"/>
      </w:r>
      <w:commentRangeEnd w:id="0"/>
      <w:r w:rsidR="00C82ACE" w:rsidRPr="00A8534E">
        <w:rPr>
          <w:rStyle w:val="CommentReference"/>
          <w:rFonts w:ascii="Times New Roman" w:eastAsia="Times New Roman" w:hAnsi="Times New Roman" w:cs="Times New Roman"/>
          <w:sz w:val="24"/>
          <w:szCs w:val="24"/>
        </w:rPr>
        <w:commentReference w:id="0"/>
      </w:r>
      <w:r w:rsidRPr="00A8534E">
        <w:rPr>
          <w:rFonts w:ascii="Times New Roman" w:eastAsia="Times New Roman" w:hAnsi="Times New Roman" w:cs="Times New Roman"/>
          <w:sz w:val="24"/>
          <w:szCs w:val="24"/>
        </w:rPr>
        <w:t xml:space="preserve">. Communities </w:t>
      </w:r>
      <w:r w:rsidR="00C82ACE">
        <w:rPr>
          <w:rFonts w:ascii="Times New Roman" w:eastAsia="Times New Roman" w:hAnsi="Times New Roman" w:cs="Times New Roman"/>
          <w:sz w:val="24"/>
          <w:szCs w:val="24"/>
        </w:rPr>
        <w:t xml:space="preserve">with varied access to water sources, capital, and information face different levels of </w:t>
      </w:r>
      <w:r w:rsidR="008649E7">
        <w:rPr>
          <w:rFonts w:ascii="Times New Roman" w:eastAsia="Times New Roman" w:hAnsi="Times New Roman" w:cs="Times New Roman"/>
          <w:sz w:val="24"/>
          <w:szCs w:val="24"/>
        </w:rPr>
        <w:t>risk</w:t>
      </w:r>
      <w:r w:rsidR="0075034C">
        <w:rPr>
          <w:rFonts w:ascii="Times New Roman" w:eastAsia="Times New Roman" w:hAnsi="Times New Roman" w:cs="Times New Roman"/>
          <w:sz w:val="24"/>
          <w:szCs w:val="24"/>
        </w:rPr>
        <w:t xml:space="preserve"> </w:t>
      </w:r>
      <w:r w:rsidRPr="00A8534E">
        <w:rPr>
          <w:rFonts w:ascii="Times New Roman" w:eastAsia="Times New Roman" w:hAnsi="Times New Roman" w:cs="Times New Roman"/>
          <w:sz w:val="24"/>
          <w:szCs w:val="24"/>
        </w:rPr>
        <w:fldChar w:fldCharType="begin">
          <w:fldData xml:space="preserve">PEVuZE5vdGU+PENpdGU+PEF1dGhvcj5UaG9tYXM8L0F1dGhvcj48WWVhcj4yMDE5PC9ZZWFyPjxS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PEVuZE5vdGU+PENpdGU+PEF1dGhvcj5UaG9tYXM8L0F1dGhvcj48WWVhcj4yMDE5PC9ZZWFyPjxS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r>
      <w:r w:rsidRPr="00A8534E">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(Allaire and Acquah, 2022; Cutter et al., 2003; Cutter et al., 2000; Meehan et al., 2020; Mileti, 1999; Pace et al., 2022; Thomas et al., 2019; Wakhungu et al., 2021)</w:t>
      </w:r>
      <w:r w:rsidRPr="00A8534E">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t xml:space="preserve">. </w:t>
      </w:r>
      <w:r w:rsidR="00CA5715">
        <w:rPr>
          <w:rFonts w:ascii="Times New Roman" w:eastAsia="Times New Roman" w:hAnsi="Times New Roman" w:cs="Times New Roman"/>
          <w:sz w:val="24"/>
          <w:szCs w:val="24"/>
        </w:rPr>
        <w:t>With</w:t>
      </w:r>
      <w:r w:rsidR="0075034C">
        <w:rPr>
          <w:rFonts w:ascii="Times New Roman" w:eastAsia="Times New Roman" w:hAnsi="Times New Roman" w:cs="Times New Roman"/>
          <w:sz w:val="24"/>
          <w:szCs w:val="24"/>
        </w:rPr>
        <w:t xml:space="preserve"> aridity</w:t>
      </w:r>
      <w:r w:rsidR="00CA5715">
        <w:rPr>
          <w:rFonts w:ascii="Times New Roman" w:eastAsia="Times New Roman" w:hAnsi="Times New Roman" w:cs="Times New Roman"/>
          <w:sz w:val="24"/>
          <w:szCs w:val="24"/>
        </w:rPr>
        <w:t xml:space="preserve"> and water scarcity</w:t>
      </w:r>
      <w:r w:rsidR="0075034C">
        <w:rPr>
          <w:rFonts w:ascii="Times New Roman" w:eastAsia="Times New Roman" w:hAnsi="Times New Roman" w:cs="Times New Roman"/>
          <w:sz w:val="24"/>
          <w:szCs w:val="24"/>
        </w:rPr>
        <w:t>, g</w:t>
      </w:r>
      <w:r w:rsidRPr="00A8534E">
        <w:rPr>
          <w:rFonts w:ascii="Times New Roman" w:eastAsia="Times New Roman" w:hAnsi="Times New Roman" w:cs="Times New Roman"/>
          <w:sz w:val="24"/>
          <w:szCs w:val="24"/>
        </w:rPr>
        <w:t xml:space="preserve">oals </w:t>
      </w:r>
      <w:r w:rsidR="00C82ACE">
        <w:rPr>
          <w:rFonts w:ascii="Times New Roman" w:eastAsia="Times New Roman" w:hAnsi="Times New Roman" w:cs="Times New Roman"/>
          <w:sz w:val="24"/>
          <w:szCs w:val="24"/>
        </w:rPr>
        <w:t xml:space="preserve">of systemwide managers </w:t>
      </w:r>
      <w:r w:rsidRPr="00A8534E">
        <w:rPr>
          <w:rFonts w:ascii="Times New Roman" w:eastAsia="Times New Roman" w:hAnsi="Times New Roman" w:cs="Times New Roman"/>
          <w:sz w:val="24"/>
          <w:szCs w:val="24"/>
        </w:rPr>
        <w:t xml:space="preserve">to protect critical reservoir elevations </w:t>
      </w:r>
      <w:r w:rsidR="00C82ACE">
        <w:rPr>
          <w:rFonts w:ascii="Times New Roman" w:eastAsia="Times New Roman" w:hAnsi="Times New Roman" w:cs="Times New Roman"/>
          <w:sz w:val="24"/>
          <w:szCs w:val="24"/>
        </w:rPr>
        <w:t xml:space="preserve">can </w:t>
      </w:r>
      <w:r w:rsidRPr="00A8534E">
        <w:rPr>
          <w:rFonts w:ascii="Times New Roman" w:eastAsia="Times New Roman" w:hAnsi="Times New Roman" w:cs="Times New Roman"/>
          <w:sz w:val="24"/>
          <w:szCs w:val="24"/>
        </w:rPr>
        <w:t xml:space="preserve">conflict with </w:t>
      </w:r>
      <w:r w:rsidR="60527F75" w:rsidRPr="60527F75">
        <w:rPr>
          <w:rFonts w:ascii="Times New Roman" w:eastAsia="Times New Roman" w:hAnsi="Times New Roman" w:cs="Times New Roman"/>
          <w:sz w:val="24"/>
          <w:szCs w:val="24"/>
        </w:rPr>
        <w:t xml:space="preserve">the </w:t>
      </w:r>
      <w:r w:rsidRPr="00A8534E">
        <w:rPr>
          <w:rFonts w:ascii="Times New Roman" w:eastAsia="Times New Roman" w:hAnsi="Times New Roman" w:cs="Times New Roman"/>
          <w:sz w:val="24"/>
          <w:szCs w:val="24"/>
        </w:rPr>
        <w:t xml:space="preserve">goals </w:t>
      </w:r>
      <w:r w:rsidR="00C82ACE">
        <w:rPr>
          <w:rFonts w:ascii="Times New Roman" w:eastAsia="Times New Roman" w:hAnsi="Times New Roman" w:cs="Times New Roman"/>
          <w:sz w:val="24"/>
          <w:szCs w:val="24"/>
        </w:rPr>
        <w:t xml:space="preserve">of users </w:t>
      </w:r>
      <w:r w:rsidR="60527F75" w:rsidRPr="60527F75">
        <w:rPr>
          <w:rFonts w:ascii="Times New Roman" w:eastAsia="Times New Roman" w:hAnsi="Times New Roman" w:cs="Times New Roman"/>
          <w:sz w:val="24"/>
          <w:szCs w:val="24"/>
        </w:rPr>
        <w:t>who seek continued</w:t>
      </w:r>
      <w:r w:rsidR="00C82ACE">
        <w:rPr>
          <w:rFonts w:ascii="Times New Roman" w:eastAsia="Times New Roman" w:hAnsi="Times New Roman" w:cs="Times New Roman"/>
          <w:sz w:val="24"/>
          <w:szCs w:val="24"/>
        </w:rPr>
        <w:t xml:space="preserve"> </w:t>
      </w:r>
      <w:r w:rsidRPr="00A8534E">
        <w:rPr>
          <w:rFonts w:ascii="Times New Roman" w:eastAsia="Times New Roman" w:hAnsi="Times New Roman" w:cs="Times New Roman"/>
          <w:sz w:val="24"/>
          <w:szCs w:val="24"/>
        </w:rPr>
        <w:t xml:space="preserve">deliveries. User, Tribal, and ecosystem goals </w:t>
      </w:r>
      <w:r w:rsidR="00C82ACE">
        <w:rPr>
          <w:rFonts w:ascii="Times New Roman" w:eastAsia="Times New Roman" w:hAnsi="Times New Roman" w:cs="Times New Roman"/>
          <w:sz w:val="24"/>
          <w:szCs w:val="24"/>
        </w:rPr>
        <w:t xml:space="preserve">can </w:t>
      </w:r>
      <w:r w:rsidRPr="00A8534E">
        <w:rPr>
          <w:rFonts w:ascii="Times New Roman" w:eastAsia="Times New Roman" w:hAnsi="Times New Roman" w:cs="Times New Roman"/>
          <w:sz w:val="24"/>
          <w:szCs w:val="24"/>
        </w:rPr>
        <w:t>also conflict</w:t>
      </w:r>
      <w:r w:rsidR="00CA5715">
        <w:rPr>
          <w:rFonts w:ascii="Times New Roman" w:eastAsia="Times New Roman" w:hAnsi="Times New Roman" w:cs="Times New Roman"/>
          <w:sz w:val="24"/>
          <w:szCs w:val="24"/>
        </w:rPr>
        <w:t xml:space="preserve"> with each other</w:t>
      </w:r>
      <w:r w:rsidR="00C82ACE">
        <w:rPr>
          <w:rFonts w:ascii="Times New Roman" w:eastAsia="Times New Roman" w:hAnsi="Times New Roman" w:cs="Times New Roman"/>
          <w:sz w:val="24"/>
          <w:szCs w:val="24"/>
        </w:rPr>
        <w:t xml:space="preserve"> </w:t>
      </w:r>
      <w:r w:rsidRPr="00A8534E">
        <w:rPr>
          <w:rFonts w:ascii="Times New Roman" w:eastAsia="Times New Roman" w:hAnsi="Times New Roman" w:cs="Times New Roman"/>
          <w:sz w:val="24"/>
          <w:szCs w:val="24"/>
        </w:rPr>
        <w:fldChar w:fldCharType="begin">
          <w:fldData xml:space="preserve">PEVuZE5vdGU+PENpdGU+PEF1dGhvcj5IZWd3b29kPC9BdXRob3I+PFllYXI+MjAyMjwvWWVhcj48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PEVuZE5vdGU+PENpdGU+PEF1dGhvcj5IZWd3b29kPC9BdXRob3I+PFllYXI+MjAyMjwvWWVhcj48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r>
      <w:r w:rsidRPr="00A8534E">
        <w:rPr>
          <w:rFonts w:ascii="Times New Roman" w:eastAsia="Times New Roman" w:hAnsi="Times New Roman" w:cs="Times New Roman"/>
          <w:sz w:val="24"/>
          <w:szCs w:val="24"/>
        </w:rPr>
        <w:fldChar w:fldCharType="separate"/>
      </w:r>
      <w:r w:rsidRPr="00A8534E">
        <w:rPr>
          <w:rFonts w:ascii="Times New Roman" w:eastAsia="Times New Roman" w:hAnsi="Times New Roman" w:cs="Times New Roman"/>
          <w:noProof/>
          <w:sz w:val="24"/>
          <w:szCs w:val="24"/>
        </w:rPr>
        <w:t>(Hecht et al., 2020; Hegwood et al., 2022; Rosenberg, 2024)</w:t>
      </w:r>
      <w:r w:rsidRPr="00A8534E">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00E91D5E">
        <w:rPr>
          <w:rFonts w:ascii="Times New Roman" w:eastAsia="Times New Roman" w:hAnsi="Times New Roman" w:cs="Times New Roman"/>
          <w:sz w:val="24"/>
          <w:szCs w:val="24"/>
        </w:rPr>
        <w:t xml:space="preserve"> </w:t>
      </w:r>
    </w:p>
    <w:p w14:paraId="7B233375" w14:textId="25B9229C" w:rsidR="00A96F90" w:rsidRPr="00A96F90" w:rsidRDefault="0829561A" w:rsidP="00A96F90">
      <w:pPr>
        <w:pStyle w:val="NoSpacing"/>
      </w:pPr>
      <w:r>
        <w:t xml:space="preserve">Within the Colorado River Basin, the voluntary Lake Mead water conservation program </w:t>
      </w:r>
      <w:r w:rsidR="00BD46D3">
        <w:t xml:space="preserve">was created to curb severe reservoir drawdown. The program </w:t>
      </w:r>
      <w:r>
        <w:t>allows Arizona, California, and Nevada water users to voluntarily reduce consumption from their legal entitlements, keep their conserved water in Lake Mead, and withdraw their conserved water at a future point in time subject to some constraints</w:t>
      </w:r>
      <w:r w:rsidR="00BD46D3">
        <w:t xml:space="preserve"> without changing </w:t>
      </w:r>
      <w:r w:rsidR="00FC1B52">
        <w:t>legal entitlements</w:t>
      </w:r>
      <w:r>
        <w:t xml:space="preserve">. The program was created as part of the 2007 Interim Guidelines </w:t>
      </w:r>
      <w:r w:rsidR="00A96F90">
        <w:fldChar w:fldCharType="begin"/>
      </w:r>
      <w:r w:rsidR="00A96F90">
        <w:instrText xml:space="preserve"> ADDIN EN.CITE &lt;EndNote&gt;&lt;Cite&gt;&lt;Author&gt;USBR&lt;/Author&gt;&lt;Year&gt;2007&lt;/Year&gt;&lt;RecNum&gt;2736&lt;/RecNum&gt;&lt;DisplayText&gt;(USBR, 2007b)&lt;/DisplayText&gt;&lt;record&gt;&lt;rec-number&gt;2736&lt;/rec-number&gt;&lt;foreign-keys&gt;&lt;key app="EN" db-id="xxt5ta9pd995dwesap0pdzzp2weaz0w9werf" timestamp="1600884226"&gt;2736&lt;/key&gt;&lt;/foreign-keys&gt;&lt;ref-type name="Report"&gt;27&lt;/ref-type&gt;&lt;contributors&gt;&lt;authors&gt;&lt;author&gt;USBR&lt;/author&gt;&lt;/authors&gt;&lt;/contributors&gt;&lt;titles&gt;&lt;title&gt;Record of Decision: Colorado River Interim Guidelines for Lower Basin Shortages and Coordinated Operations for Lakes Powell and Mead&lt;/title&gt;&lt;/titles&gt;&lt;pages&gt;58&lt;/pages&gt;&lt;volume&gt;Appendix A. CRSS Documentation&lt;/volume&gt;&lt;dates&gt;&lt;year&gt;2007&lt;/year&gt;&lt;pub-dates&gt;&lt;date&gt;November&lt;/date&gt;&lt;/pub-dates&gt;&lt;/dates&gt;&lt;publisher&gt;U.S. Bureau of Reclamation&lt;/publisher&gt;&lt;urls&gt;&lt;related-urls&gt;&lt;url&gt;https://www.usbr.gov/lc/region/programs/strategies/RecordofDecision.pdf&lt;/url&gt;&lt;/related-urls&gt;&lt;/urls&gt;&lt;/record&gt;&lt;/Cite&gt;&lt;/EndNote&gt;</w:instrText>
      </w:r>
      <w:r w:rsidR="00A96F90">
        <w:fldChar w:fldCharType="separate"/>
      </w:r>
      <w:r w:rsidRPr="0829561A">
        <w:rPr>
          <w:noProof/>
        </w:rPr>
        <w:t>(USBR, 2007b)</w:t>
      </w:r>
      <w:r w:rsidR="00A96F90">
        <w:fldChar w:fldCharType="end"/>
      </w:r>
      <w:r>
        <w:t xml:space="preserve"> and expanded in the 2019 Lower Basin Drought Contingency Plan </w:t>
      </w:r>
      <w:r w:rsidR="00A96F90">
        <w:fldChar w:fldCharType="begin"/>
      </w:r>
      <w:r w:rsidR="00A96F90">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A96F90">
        <w:fldChar w:fldCharType="separate"/>
      </w:r>
      <w:r w:rsidRPr="0829561A">
        <w:rPr>
          <w:noProof/>
        </w:rPr>
        <w:t>(USBR, 2019)</w:t>
      </w:r>
      <w:r w:rsidR="00A96F90">
        <w:fldChar w:fldCharType="end"/>
      </w:r>
      <w:r>
        <w:t xml:space="preserve">. Basin water managers typically call the program </w:t>
      </w:r>
      <w:r w:rsidR="00FC1B52">
        <w:t xml:space="preserve">and conserved water </w:t>
      </w:r>
      <w:r>
        <w:t xml:space="preserve">Intentionally Created Surplus (ICS) or “assigned water”. </w:t>
      </w:r>
      <w:r w:rsidR="00667FB6">
        <w:t xml:space="preserve">The Interim Guidelines also created a second </w:t>
      </w:r>
      <w:r>
        <w:t xml:space="preserve">mandatory water use reduction program </w:t>
      </w:r>
      <w:r w:rsidR="009B13A1">
        <w:t>that requires</w:t>
      </w:r>
      <w:r>
        <w:t xml:space="preserve"> Arizona, Nevada, and California to reduce deliveries </w:t>
      </w:r>
      <w:r w:rsidR="00A95EA8">
        <w:t xml:space="preserve">as </w:t>
      </w:r>
      <w:r>
        <w:t>Lake Mead</w:t>
      </w:r>
      <w:r w:rsidR="00CD4E11">
        <w:t xml:space="preserve">’s level declines towards critical elevations </w:t>
      </w:r>
      <w:r w:rsidR="00A96F90">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A96F90">
        <w:instrText xml:space="preserve"> ADDIN EN.CITE </w:instrText>
      </w:r>
      <w:r w:rsidR="00A96F90">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A96F90">
        <w:instrText xml:space="preserve"> ADDIN EN.CITE.DATA </w:instrText>
      </w:r>
      <w:r w:rsidR="00A96F90">
        <w:fldChar w:fldCharType="end"/>
      </w:r>
      <w:r w:rsidR="00A96F90">
        <w:fldChar w:fldCharType="separate"/>
      </w:r>
      <w:r w:rsidRPr="0829561A">
        <w:rPr>
          <w:noProof/>
        </w:rPr>
        <w:t>(Kuhn and Fleck, 2019; USBR, 2007a; USBR, 2019)</w:t>
      </w:r>
      <w:r w:rsidR="00A96F90">
        <w:fldChar w:fldCharType="end"/>
      </w:r>
      <w:r>
        <w:t xml:space="preserve">. Minutes 319 and 323 to the 1944 United States - Mexico treaty set up similar voluntary water conservation mandatory shortage programs for Mexico </w:t>
      </w:r>
      <w:r w:rsidR="00A96F90">
        <w:fldChar w:fldCharType="begin"/>
      </w:r>
      <w:r w:rsidR="00A96F90">
        <w:instrText xml:space="preserve"> ADDIN EN.CITE &lt;EndNote&gt;&lt;Cite&gt;&lt;Author&gt;IBWC&lt;/Author&gt;&lt;Year&gt;2021&lt;/Year&gt;&lt;RecNum&gt;2808&lt;/RecNum&gt;&lt;DisplayText&gt;(IBWC, 2021)&lt;/DisplayText&gt;&lt;record&gt;&lt;rec-number&gt;2808&lt;/rec-number&gt;&lt;foreign-keys&gt;&lt;key app="EN" db-id="xxt5ta9pd995dwesap0pdzzp2weaz0w9werf" timestamp="1626979126"&gt;2808&lt;/key&gt;&lt;/foreign-keys&gt;&lt;ref-type name="Web Page"&gt;12&lt;/ref-type&gt;&lt;contributors&gt;&lt;authors&gt;&lt;author&gt;IBWC&lt;/author&gt;&lt;/authors&gt;&lt;/contributors&gt;&lt;titles&gt;&lt;title&gt;Minutes between the United States and Mexican Sections of the IBWC&lt;/title&gt;&lt;/titles&gt;&lt;volume&gt;2021&lt;/volume&gt;&lt;number&gt;July 22&lt;/number&gt;&lt;dates&gt;&lt;year&gt;2021&lt;/year&gt;&lt;/dates&gt;&lt;publisher&gt;United States Section&lt;/publisher&gt;&lt;urls&gt;&lt;related-urls&gt;&lt;url&gt;https://www.ibwc.gov/Treaties_Minutes/Minutes.html&lt;/url&gt;&lt;/related-urls&gt;&lt;/urls&gt;&lt;/record&gt;&lt;/Cite&gt;&lt;/EndNote&gt;</w:instrText>
      </w:r>
      <w:r w:rsidR="00A96F90">
        <w:fldChar w:fldCharType="separate"/>
      </w:r>
      <w:r w:rsidRPr="0829561A">
        <w:rPr>
          <w:noProof/>
        </w:rPr>
        <w:t>(IBWC, 2021)</w:t>
      </w:r>
      <w:r w:rsidR="00A96F90">
        <w:fldChar w:fldCharType="end"/>
      </w:r>
      <w:r>
        <w:t xml:space="preserve">. </w:t>
      </w:r>
    </w:p>
    <w:p w14:paraId="3F4FD476" w14:textId="37DBF934" w:rsidR="00A96F90" w:rsidRDefault="71AB3C87" w:rsidP="54192283">
      <w:pPr>
        <w:rPr>
          <w:rFonts w:asciiTheme="majorBidi" w:hAnsiTheme="majorBidi" w:cstheme="majorBidi"/>
          <w:sz w:val="24"/>
          <w:szCs w:val="24"/>
        </w:rPr>
      </w:pPr>
      <w:r w:rsidRPr="71AB3C87">
        <w:rPr>
          <w:rFonts w:asciiTheme="majorBidi" w:hAnsiTheme="majorBidi" w:cstheme="majorBidi"/>
          <w:sz w:val="24"/>
          <w:szCs w:val="24"/>
        </w:rPr>
        <w:t xml:space="preserve">Despite </w:t>
      </w:r>
      <w:r w:rsidR="002824E6">
        <w:rPr>
          <w:rFonts w:asciiTheme="majorBidi" w:hAnsiTheme="majorBidi" w:cstheme="majorBidi"/>
          <w:sz w:val="24"/>
          <w:szCs w:val="24"/>
        </w:rPr>
        <w:t>a 20-year history</w:t>
      </w:r>
      <w:r w:rsidRPr="71AB3C87">
        <w:rPr>
          <w:rFonts w:asciiTheme="majorBidi" w:hAnsiTheme="majorBidi" w:cstheme="majorBidi"/>
          <w:sz w:val="24"/>
          <w:szCs w:val="24"/>
        </w:rPr>
        <w:t xml:space="preserve">, few studies have investigated the Lake Mead water conservation program. </w:t>
      </w:r>
      <w:r w:rsidR="003103E0" w:rsidRPr="71AB3C87">
        <w:rPr>
          <w:rFonts w:asciiTheme="majorBidi" w:hAnsiTheme="majorBidi" w:cstheme="majorBidi"/>
          <w:sz w:val="24"/>
          <w:szCs w:val="24"/>
        </w:rPr>
        <w:fldChar w:fldCharType="begin"/>
      </w:r>
      <w:r w:rsidR="003103E0" w:rsidRPr="71AB3C87">
        <w:rPr>
          <w:rFonts w:asciiTheme="majorBidi" w:hAnsiTheme="majorBidi" w:cstheme="majorBidi"/>
          <w:sz w:val="24"/>
          <w:szCs w:val="24"/>
        </w:rPr>
        <w:instrText xml:space="preserve"> ADDIN EN.CITE &lt;EndNote&gt;&lt;Cite AuthorYear="1"&gt;&lt;Author&gt;Grant&lt;/Author&gt;&lt;Year&gt;2007&lt;/Year&gt;&lt;RecNum&gt;3014&lt;/RecNum&gt;&lt;DisplayText&gt;Grant (2007)&lt;/DisplayText&gt;&lt;record&gt;&lt;rec-number&gt;3014&lt;/rec-number&gt;&lt;foreign-keys&gt;&lt;key app="EN" db-id="xxt5ta9pd995dwesap0pdzzp2weaz0w9werf" timestamp="1722974629"&gt;3014&lt;/key&gt;&lt;/foreign-keys&gt;&lt;ref-type name="Journal Article"&gt;17&lt;/ref-type&gt;&lt;contributors&gt;&lt;authors&gt;&lt;author&gt;Douglas L. Grant&lt;/author&gt;&lt;/authors&gt;&lt;/contributors&gt;&lt;titles&gt;&lt;title&gt;Collaborative Solutions to Colorado River Water Shortages: The Basin States&amp;apos; Proposal and Beyond&lt;/title&gt;&lt;secondary-title&gt;Nevada Law Journal&lt;/secondary-title&gt;&lt;/titles&gt;&lt;periodical&gt;&lt;full-title&gt;Nevada Law Journal&lt;/full-title&gt;&lt;/periodical&gt;&lt;pages&gt;964&amp;#xD;&lt;/pages&gt;&lt;volume&gt;8&lt;/volume&gt;&lt;dates&gt;&lt;year&gt;2007&lt;/year&gt;&lt;/dates&gt;&lt;urls&gt;&lt;related-urls&gt;&lt;url&gt;https://heinonline.org/HOL/Page?handle=hein.journals/nevlj8&amp;amp;id=980&amp;amp;collection=journals&amp;amp;index=&lt;/url&gt;&lt;/related-urls&gt;&lt;/urls&gt;&lt;/record&gt;&lt;/Cite&gt;&lt;/EndNote&gt;</w:instrText>
      </w:r>
      <w:r w:rsidR="003103E0" w:rsidRPr="71AB3C87">
        <w:rPr>
          <w:rFonts w:asciiTheme="majorBidi" w:hAnsiTheme="majorBidi" w:cstheme="majorBidi"/>
          <w:sz w:val="24"/>
          <w:szCs w:val="24"/>
        </w:rPr>
        <w:fldChar w:fldCharType="separate"/>
      </w:r>
      <w:r w:rsidRPr="71AB3C87">
        <w:rPr>
          <w:rFonts w:asciiTheme="majorBidi" w:hAnsiTheme="majorBidi" w:cstheme="majorBidi"/>
          <w:noProof/>
          <w:sz w:val="24"/>
          <w:szCs w:val="24"/>
        </w:rPr>
        <w:t>Grant (2007)</w:t>
      </w:r>
      <w:r w:rsidR="003103E0" w:rsidRPr="71AB3C87">
        <w:rPr>
          <w:rFonts w:asciiTheme="majorBidi" w:hAnsiTheme="majorBidi" w:cstheme="majorBidi"/>
          <w:sz w:val="24"/>
          <w:szCs w:val="24"/>
        </w:rPr>
        <w:fldChar w:fldCharType="end"/>
      </w:r>
      <w:r w:rsidRPr="71AB3C87">
        <w:rPr>
          <w:rFonts w:asciiTheme="majorBidi" w:hAnsiTheme="majorBidi" w:cstheme="majorBidi"/>
          <w:sz w:val="24"/>
          <w:szCs w:val="24"/>
        </w:rPr>
        <w:t xml:space="preserve"> wrote that the program was the “most imaginative” part of the 2007 Interim Guidelines and that the program will increase water supply or make supply more productive.  Agencies that participate in the program are no longer subject to "use it or lose it" common to laws that do not incentivize conservation and continue to govern water use in many western states. If a water user consumes less than their legal entitlement, without the program, a state could potentially reclaim the water users’ allocation and assign the water right to a different user or use. </w:t>
      </w:r>
    </w:p>
    <w:p w14:paraId="74969339" w14:textId="10834106" w:rsidR="00A96F90" w:rsidRDefault="56DA1F4F" w:rsidP="54192283">
      <w:pPr>
        <w:rPr>
          <w:rFonts w:asciiTheme="majorBidi" w:hAnsiTheme="majorBidi" w:cstheme="majorBidi"/>
          <w:sz w:val="24"/>
          <w:szCs w:val="24"/>
        </w:rPr>
      </w:pPr>
      <w:r w:rsidRPr="56DA1F4F">
        <w:rPr>
          <w:rFonts w:asciiTheme="majorBidi" w:hAnsiTheme="majorBidi" w:cstheme="majorBidi"/>
          <w:sz w:val="24"/>
          <w:szCs w:val="24"/>
        </w:rPr>
        <w:t xml:space="preserve">The program had </w:t>
      </w:r>
      <w:r w:rsidRPr="56DA1F4F">
        <w:rPr>
          <w:rFonts w:asciiTheme="majorBidi" w:hAnsiTheme="majorBidi" w:cstheme="majorBidi"/>
          <w:sz w:val="24"/>
          <w:szCs w:val="24"/>
        </w:rPr>
        <w:t xml:space="preserve">modest activities through 2015 </w:t>
      </w:r>
      <w:r w:rsidR="00543A5D" w:rsidRPr="56DA1F4F">
        <w:rPr>
          <w:rFonts w:asciiTheme="majorBidi" w:hAnsiTheme="majorBidi" w:cstheme="majorBidi"/>
          <w:sz w:val="24"/>
          <w:szCs w:val="24"/>
        </w:rPr>
        <w:fldChar w:fldCharType="begin"/>
      </w:r>
      <w:r w:rsidR="00543A5D" w:rsidRPr="56DA1F4F">
        <w:rPr>
          <w:rFonts w:asciiTheme="majorBidi" w:hAnsiTheme="majorBidi" w:cstheme="majorBidi"/>
          <w:sz w:val="24"/>
          <w:szCs w:val="24"/>
        </w:rPr>
        <w:instrText xml:space="preserve"> ADDIN EN.CITE &lt;EndNote&gt;&lt;Cite&gt;&lt;Author&gt;Robison&lt;/Author&gt;&lt;Year&gt;2017&lt;/Year&gt;&lt;RecNum&gt;3108&lt;/RecNum&gt;&lt;DisplayText&gt;(Robison,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EndNote&gt;</w:instrText>
      </w:r>
      <w:r w:rsidR="00543A5D" w:rsidRPr="56DA1F4F">
        <w:rPr>
          <w:rFonts w:asciiTheme="majorBidi" w:hAnsiTheme="majorBidi" w:cstheme="majorBidi"/>
          <w:sz w:val="24"/>
          <w:szCs w:val="24"/>
        </w:rPr>
        <w:fldChar w:fldCharType="separate"/>
      </w:r>
      <w:r w:rsidRPr="56DA1F4F">
        <w:rPr>
          <w:rFonts w:asciiTheme="majorBidi" w:hAnsiTheme="majorBidi" w:cstheme="majorBidi"/>
          <w:noProof/>
          <w:sz w:val="24"/>
          <w:szCs w:val="24"/>
        </w:rPr>
        <w:t>(Robison, 2017)</w:t>
      </w:r>
      <w:r w:rsidR="00543A5D" w:rsidRPr="56DA1F4F">
        <w:rPr>
          <w:rFonts w:asciiTheme="majorBidi" w:hAnsiTheme="majorBidi" w:cstheme="majorBidi"/>
          <w:sz w:val="24"/>
          <w:szCs w:val="24"/>
        </w:rPr>
        <w:fldChar w:fldCharType="end"/>
      </w:r>
      <w:r w:rsidRPr="56DA1F4F">
        <w:rPr>
          <w:rFonts w:asciiTheme="majorBidi" w:hAnsiTheme="majorBidi" w:cstheme="majorBidi"/>
          <w:sz w:val="24"/>
          <w:szCs w:val="24"/>
        </w:rPr>
        <w:t xml:space="preserve">. Even with these activities, Lake Mead continued to draw down. To promote higher engagement, scholars suggested that </w:t>
      </w:r>
      <w:r w:rsidR="00877382">
        <w:rPr>
          <w:rFonts w:asciiTheme="majorBidi" w:hAnsiTheme="majorBidi" w:cstheme="majorBidi"/>
          <w:sz w:val="24"/>
          <w:szCs w:val="24"/>
        </w:rPr>
        <w:t>the United States Bureau of Reclamation (</w:t>
      </w:r>
      <w:r w:rsidRPr="56DA1F4F">
        <w:rPr>
          <w:rFonts w:asciiTheme="majorBidi" w:hAnsiTheme="majorBidi" w:cstheme="majorBidi"/>
          <w:sz w:val="24"/>
          <w:szCs w:val="24"/>
        </w:rPr>
        <w:t>USBR</w:t>
      </w:r>
      <w:r w:rsidR="00877382">
        <w:rPr>
          <w:rFonts w:asciiTheme="majorBidi" w:hAnsiTheme="majorBidi" w:cstheme="majorBidi"/>
          <w:sz w:val="24"/>
          <w:szCs w:val="24"/>
        </w:rPr>
        <w:t>)</w:t>
      </w:r>
      <w:r w:rsidR="00D76C22">
        <w:rPr>
          <w:rFonts w:asciiTheme="majorBidi" w:hAnsiTheme="majorBidi" w:cstheme="majorBidi"/>
          <w:sz w:val="24"/>
          <w:szCs w:val="24"/>
        </w:rPr>
        <w:t>, the Federal agency responsible to manage Lake Mead,</w:t>
      </w:r>
      <w:r w:rsidRPr="56DA1F4F">
        <w:rPr>
          <w:rFonts w:asciiTheme="majorBidi" w:hAnsiTheme="majorBidi" w:cstheme="majorBidi"/>
          <w:sz w:val="24"/>
          <w:szCs w:val="24"/>
        </w:rPr>
        <w:t xml:space="preserve"> raise caps on allowed credits and debits </w:t>
      </w:r>
      <w:r w:rsidR="00543A5D" w:rsidRPr="56DA1F4F">
        <w:rPr>
          <w:rFonts w:asciiTheme="majorBidi" w:hAnsiTheme="majorBidi" w:cstheme="majorBidi"/>
          <w:sz w:val="24"/>
          <w:szCs w:val="24"/>
        </w:rPr>
        <w:fldChar w:fldCharType="begin"/>
      </w:r>
      <w:r w:rsidR="00543A5D" w:rsidRPr="56DA1F4F">
        <w:rPr>
          <w:rFonts w:asciiTheme="majorBidi" w:hAnsiTheme="majorBidi" w:cstheme="majorBidi"/>
          <w:sz w:val="24"/>
          <w:szCs w:val="24"/>
        </w:rPr>
        <w:instrText xml:space="preserve"> ADDIN EN.CITE &lt;EndNote&gt;&lt;Cite&gt;&lt;Author&gt;Robison&lt;/Author&gt;&lt;Year&gt;2017&lt;/Year&gt;&lt;RecNum&gt;3108&lt;/RecNum&gt;&lt;DisplayText&gt;(Fleck and Udall, 2021; 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Cite&gt;&lt;Author&gt;Fleck&lt;/Author&gt;&lt;Year&gt;2021&lt;/Year&gt;&lt;RecNum&gt;2801&lt;/RecNum&gt;&lt;record&gt;&lt;rec-number&gt;2801&lt;/rec-number&gt;&lt;foreign-keys&gt;&lt;key app="EN" db-id="xxt5ta9pd995dwesap0pdzzp2weaz0w9werf" timestamp="1624662415"&gt;2801&lt;/key&gt;&lt;/foreign-keys&gt;&lt;ref-type name="Journal Article"&gt;17&lt;/ref-type&gt;&lt;contributors&gt;&lt;authors&gt;&lt;author&gt;Fleck, John&lt;/author&gt;&lt;author&gt;Udall, Brad&lt;/author&gt;&lt;/authors&gt;&lt;/contributors&gt;&lt;titles&gt;&lt;title&gt;Managing Colorado River risk&lt;/title&gt;&lt;secondary-title&gt;Science&lt;/secondary-title&gt;&lt;/titles&gt;&lt;periodical&gt;&lt;full-title&gt;Science&lt;/full-title&gt;&lt;/periodical&gt;&lt;pages&gt;885-885&lt;/pages&gt;&lt;volume&gt;372&lt;/volume&gt;&lt;number&gt;6545&lt;/number&gt;&lt;dates&gt;&lt;year&gt;2021&lt;/year&gt;&lt;/dates&gt;&lt;urls&gt;&lt;related-urls&gt;&lt;url&gt;https://science.sciencemag.org/content/sci/372/6545/885.full.pdf&lt;/url&gt;&lt;/related-urls&gt;&lt;/urls&gt;&lt;electronic-resource-num&gt;https://doi.org/10.1126/science.abj5498&lt;/electronic-resource-num&gt;&lt;/record&gt;&lt;/Cite&gt;&lt;/EndNote&gt;</w:instrText>
      </w:r>
      <w:r w:rsidR="00543A5D" w:rsidRPr="56DA1F4F">
        <w:rPr>
          <w:rFonts w:asciiTheme="majorBidi" w:hAnsiTheme="majorBidi" w:cstheme="majorBidi"/>
          <w:sz w:val="24"/>
          <w:szCs w:val="24"/>
        </w:rPr>
        <w:fldChar w:fldCharType="separate"/>
      </w:r>
      <w:r w:rsidRPr="56DA1F4F">
        <w:rPr>
          <w:rFonts w:asciiTheme="majorBidi" w:hAnsiTheme="majorBidi" w:cstheme="majorBidi"/>
          <w:noProof/>
          <w:sz w:val="24"/>
          <w:szCs w:val="24"/>
        </w:rPr>
        <w:t>(Fleck and Udall, 2021; Robison, 2017)</w:t>
      </w:r>
      <w:r w:rsidR="00543A5D" w:rsidRPr="56DA1F4F">
        <w:rPr>
          <w:rFonts w:asciiTheme="majorBidi" w:hAnsiTheme="majorBidi" w:cstheme="majorBidi"/>
          <w:sz w:val="24"/>
          <w:szCs w:val="24"/>
        </w:rPr>
        <w:fldChar w:fldCharType="end"/>
      </w:r>
      <w:r w:rsidRPr="56DA1F4F">
        <w:rPr>
          <w:rFonts w:asciiTheme="majorBidi" w:hAnsiTheme="majorBidi" w:cstheme="majorBidi"/>
          <w:sz w:val="24"/>
          <w:szCs w:val="24"/>
        </w:rPr>
        <w:t xml:space="preserve">. </w:t>
      </w:r>
      <w:r w:rsidR="00543A5D" w:rsidRPr="56DA1F4F">
        <w:rPr>
          <w:rFonts w:asciiTheme="majorBidi" w:hAnsiTheme="majorBidi" w:cstheme="majorBidi"/>
          <w:sz w:val="24"/>
          <w:szCs w:val="24"/>
        </w:rPr>
        <w:fldChar w:fldCharType="begin"/>
      </w:r>
      <w:r w:rsidR="00543A5D" w:rsidRPr="56DA1F4F">
        <w:rPr>
          <w:rFonts w:asciiTheme="majorBidi" w:hAnsiTheme="majorBidi" w:cstheme="majorBidi"/>
          <w:sz w:val="24"/>
          <w:szCs w:val="24"/>
        </w:rPr>
        <w:instrText xml:space="preserve"> ADDIN EN.CITE &lt;EndNote&gt;&lt;Cite AuthorYear="1"&gt;&lt;Author&gt;Stelter&lt;/Author&gt;&lt;Year&gt;2022&lt;/Year&gt;&lt;RecNum&gt;3013&lt;/RecNum&gt;&lt;DisplayText&gt;Stelter (2022)&lt;/DisplayText&gt;&lt;record&gt;&lt;rec-number&gt;3013&lt;/rec-number&gt;&lt;foreign-keys&gt;&lt;key app="EN" db-id="xxt5ta9pd995dwesap0pdzzp2weaz0w9werf" timestamp="1722973781"&gt;3013&lt;/key&gt;&lt;/foreign-keys&gt;&lt;ref-type name="Journal Article"&gt;17&lt;/ref-type&gt;&lt;contributors&gt;&lt;authors&gt;&lt;author&gt;Devin Stelter&lt;/author&gt;&lt;/authors&gt;&lt;/contributors&gt;&lt;titles&gt;&lt;title&gt;Towards a Utah Intentionally Created Surplus Program&lt;/title&gt;&lt;secondary-title&gt;Sustainable Development Law and Policy&lt;/secondary-title&gt;&lt;/titles&gt;&lt;periodical&gt;&lt;full-title&gt;Sustainable Development Law and Policy&lt;/full-title&gt;&lt;/periodical&gt;&lt;pages&gt;4-21&lt;/pages&gt;&lt;volume&gt;22&lt;/volume&gt;&lt;number&gt;2&lt;/number&gt;&lt;dates&gt;&lt;year&gt;2022&lt;/year&gt;&lt;/dates&gt;&lt;urls&gt;&lt;related-urls&gt;&lt;url&gt;https://heinonline.org/HOL/Page?collection=journals&amp;amp;handle=hein.journals/sdlp22&amp;amp;id=44&amp;amp;men_tab=srchresults&lt;/url&gt;&lt;/related-urls&gt;&lt;/urls&gt;&lt;/record&gt;&lt;/Cite&gt;&lt;/EndNote&gt;</w:instrText>
      </w:r>
      <w:r w:rsidR="00543A5D" w:rsidRPr="56DA1F4F">
        <w:rPr>
          <w:rFonts w:asciiTheme="majorBidi" w:hAnsiTheme="majorBidi" w:cstheme="majorBidi"/>
          <w:sz w:val="24"/>
          <w:szCs w:val="24"/>
        </w:rPr>
        <w:fldChar w:fldCharType="separate"/>
      </w:r>
      <w:r w:rsidRPr="56DA1F4F">
        <w:rPr>
          <w:rFonts w:asciiTheme="majorBidi" w:hAnsiTheme="majorBidi" w:cstheme="majorBidi"/>
          <w:noProof/>
          <w:sz w:val="24"/>
          <w:szCs w:val="24"/>
        </w:rPr>
        <w:t>Stelter (2022)</w:t>
      </w:r>
      <w:r w:rsidR="00543A5D" w:rsidRPr="56DA1F4F">
        <w:rPr>
          <w:rFonts w:asciiTheme="majorBidi" w:hAnsiTheme="majorBidi" w:cstheme="majorBidi"/>
          <w:sz w:val="24"/>
          <w:szCs w:val="24"/>
        </w:rPr>
        <w:fldChar w:fldCharType="end"/>
      </w:r>
      <w:r w:rsidRPr="56DA1F4F">
        <w:rPr>
          <w:rFonts w:asciiTheme="majorBidi" w:hAnsiTheme="majorBidi" w:cstheme="majorBidi"/>
          <w:sz w:val="24"/>
          <w:szCs w:val="24"/>
        </w:rPr>
        <w:t xml:space="preserve"> suggested Utah adopt the same voluntary water conservation program using Flaming Gorge as the reservoir. </w:t>
      </w:r>
      <w:r w:rsidR="00543A5D" w:rsidRPr="56DA1F4F">
        <w:rPr>
          <w:rFonts w:asciiTheme="majorBidi" w:hAnsiTheme="majorBidi" w:cstheme="majorBidi"/>
          <w:sz w:val="24"/>
          <w:szCs w:val="24"/>
        </w:rPr>
        <w:fldChar w:fldCharType="begin"/>
      </w:r>
      <w:r w:rsidR="00543A5D" w:rsidRPr="56DA1F4F">
        <w:rPr>
          <w:rFonts w:asciiTheme="majorBidi" w:hAnsiTheme="majorBidi" w:cstheme="majorBidi"/>
          <w:sz w:val="24"/>
          <w:szCs w:val="24"/>
        </w:rPr>
        <w:instrText xml:space="preserve"> ADDIN EN.CITE &lt;EndNote&gt;&lt;Cite AuthorYear="1"&gt;&lt;Author&gt;Colby&lt;/Author&gt;&lt;Year&gt;2025&lt;/Year&gt;&lt;RecNum&gt;3109&lt;/RecNum&gt;&lt;DisplayText&gt;Colby et al. (2025)&lt;/DisplayText&gt;&lt;record&gt;&lt;rec-number&gt;3109&lt;/rec-number&gt;&lt;foreign-keys&gt;&lt;key app="EN" db-id="xxt5ta9pd995dwesap0pdzzp2weaz0w9werf" timestamp="1776466532"&gt;3109&lt;/key&gt;&lt;/foreign-keys&gt;&lt;ref-type name="Journal Article"&gt;17&lt;/ref-type&gt;&lt;contributors&gt;&lt;authors&gt;&lt;author&gt;Colby, Bonnie&lt;/author&gt;&lt;author&gt;Hansen, Kristiana&lt;/author&gt;&lt;author&gt;Sorensen, Kathryn&lt;/author&gt;&lt;/authors&gt;&lt;/contributors&gt;&lt;titles&gt;&lt;title&gt;Policy Nook — Policy Note: Tough Tradeoffs in the Colorado River Basin&lt;/title&gt;&lt;secondary-title&gt;Water Economics and Policy&lt;/secondary-title&gt;&lt;/titles&gt;&lt;periodical&gt;&lt;full-title&gt;Water Economics and Policy&lt;/full-title&gt;&lt;/periodical&gt;&lt;pages&gt;2471002&lt;/pages&gt;&lt;volume&gt;11&lt;/volume&gt;&lt;number&gt;04&lt;/number&gt;&lt;keywords&gt;&lt;keyword&gt;Colorado River Basin,water shortage,water conservation,water equity,tribal water&lt;/keyword&gt;&lt;/keywords&gt;&lt;dates&gt;&lt;year&gt;2025&lt;/year&gt;&lt;/dates&gt;&lt;urls&gt;&lt;related-urls&gt;&lt;url&gt;https://www.worldscientific.com/doi/abs/10.1142/S2382624X24710024&lt;/url&gt;&lt;/related-urls&gt;&lt;/urls&gt;&lt;electronic-resource-num&gt;10.1142/s2382624x24710024&lt;/electronic-resource-num&gt;&lt;/record&gt;&lt;/Cite&gt;&lt;/EndNote&gt;</w:instrText>
      </w:r>
      <w:r w:rsidR="00543A5D" w:rsidRPr="56DA1F4F">
        <w:rPr>
          <w:rFonts w:asciiTheme="majorBidi" w:hAnsiTheme="majorBidi" w:cstheme="majorBidi"/>
          <w:sz w:val="24"/>
          <w:szCs w:val="24"/>
        </w:rPr>
        <w:fldChar w:fldCharType="separate"/>
      </w:r>
      <w:r w:rsidRPr="56DA1F4F">
        <w:rPr>
          <w:rFonts w:asciiTheme="majorBidi" w:hAnsiTheme="majorBidi" w:cstheme="majorBidi"/>
          <w:noProof/>
          <w:sz w:val="24"/>
          <w:szCs w:val="24"/>
        </w:rPr>
        <w:t>Colby et al. (2025)</w:t>
      </w:r>
      <w:r w:rsidR="00543A5D" w:rsidRPr="56DA1F4F">
        <w:rPr>
          <w:rFonts w:asciiTheme="majorBidi" w:hAnsiTheme="majorBidi" w:cstheme="majorBidi"/>
          <w:sz w:val="24"/>
          <w:szCs w:val="24"/>
        </w:rPr>
        <w:fldChar w:fldCharType="end"/>
      </w:r>
      <w:r w:rsidRPr="56DA1F4F">
        <w:rPr>
          <w:rFonts w:asciiTheme="majorBidi" w:hAnsiTheme="majorBidi" w:cstheme="majorBidi"/>
          <w:sz w:val="24"/>
          <w:szCs w:val="24"/>
        </w:rPr>
        <w:t xml:space="preserve"> suggested to assign up to 50% of conserved water to remain in Lake Mead as system water to create a balance of individual and collective resiliency. </w:t>
      </w:r>
      <w:r w:rsidR="00543A5D" w:rsidRPr="56DA1F4F">
        <w:rPr>
          <w:rFonts w:asciiTheme="majorBidi" w:hAnsiTheme="majorBidi" w:cstheme="majorBidi"/>
          <w:sz w:val="24"/>
          <w:szCs w:val="24"/>
        </w:rPr>
        <w:fldChar w:fldCharType="begin"/>
      </w:r>
      <w:r w:rsidR="00543A5D" w:rsidRPr="56DA1F4F">
        <w:rPr>
          <w:rFonts w:asciiTheme="majorBidi" w:hAnsiTheme="majorBidi" w:cstheme="majorBidi"/>
          <w:sz w:val="24"/>
          <w:szCs w:val="24"/>
        </w:rPr>
        <w:instrText xml:space="preserve"> ADDIN EN.CITE &lt;EndNote&gt;&lt;Cite AuthorYear="1"&gt;&lt;Author&gt;Huizar&lt;/Author&gt;&lt;Year&gt;2023&lt;/Year&gt;&lt;RecNum&gt;3110&lt;/RecNum&gt;&lt;DisplayText&gt;Huizar et al. (2023)&lt;/DisplayText&gt;&lt;record&gt;&lt;rec-number&gt;3110&lt;/rec-number&gt;&lt;foreign-keys&gt;&lt;key app="EN" db-id="xxt5ta9pd995dwesap0pdzzp2weaz0w9werf" timestamp="1776715189"&gt;3110&lt;/key&gt;&lt;/foreign-keys&gt;&lt;ref-type name="Journal Article"&gt;17&lt;/ref-type&gt;&lt;contributors&gt;&lt;authors&gt;&lt;author&gt;Luis Huizar&lt;/author&gt;&lt;author&gt;Sarai Díaz&lt;/author&gt;&lt;author&gt;Kevin Lansey&lt;/author&gt;&lt;author&gt;Robert Arnold&lt;/author&gt;&lt;/authors&gt;&lt;/contributors&gt;&lt;titles&gt;&lt;title&gt;Water Supply in the Lower Colorado River Basin: Effectiveness of the 2019 Drought Contingency Plan&lt;/title&gt;&lt;secondary-title&gt;Journal of Environmental Engineering&lt;/secondary-title&gt;&lt;/titles&gt;&lt;periodical&gt;&lt;full-title&gt;Journal of Environmental Engineering&lt;/full-title&gt;&lt;/periodical&gt;&lt;pages&gt;04023058&lt;/pages&gt;&lt;volume&gt;149&lt;/volume&gt;&lt;number&gt;10&lt;/number&gt;&lt;dates&gt;&lt;year&gt;2023&lt;/year&gt;&lt;/dates&gt;&lt;urls&gt;&lt;related-urls&gt;&lt;url&gt;https://ascelibrary.org/doi/abs/10.1061/JOEEDU.EEENG-7324&lt;/url&gt;&lt;/related-urls&gt;&lt;/urls&gt;&lt;electronic-resource-num&gt;doi:10.1061/JOEEDU.EEENG-7324&lt;/electronic-resource-num&gt;&lt;/record&gt;&lt;/Cite&gt;&lt;/EndNote&gt;</w:instrText>
      </w:r>
      <w:r w:rsidR="00543A5D" w:rsidRPr="56DA1F4F">
        <w:rPr>
          <w:rFonts w:asciiTheme="majorBidi" w:hAnsiTheme="majorBidi" w:cstheme="majorBidi"/>
          <w:sz w:val="24"/>
          <w:szCs w:val="24"/>
        </w:rPr>
        <w:fldChar w:fldCharType="separate"/>
      </w:r>
      <w:r w:rsidRPr="56DA1F4F">
        <w:rPr>
          <w:rFonts w:asciiTheme="majorBidi" w:hAnsiTheme="majorBidi" w:cstheme="majorBidi"/>
          <w:noProof/>
          <w:sz w:val="24"/>
          <w:szCs w:val="24"/>
        </w:rPr>
        <w:t>Huizar et al. (2023)</w:t>
      </w:r>
      <w:r w:rsidR="00543A5D" w:rsidRPr="56DA1F4F">
        <w:rPr>
          <w:rFonts w:asciiTheme="majorBidi" w:hAnsiTheme="majorBidi" w:cstheme="majorBidi"/>
          <w:sz w:val="24"/>
          <w:szCs w:val="24"/>
        </w:rPr>
        <w:fldChar w:fldCharType="end"/>
      </w:r>
      <w:r w:rsidRPr="56DA1F4F">
        <w:rPr>
          <w:rFonts w:asciiTheme="majorBidi" w:hAnsiTheme="majorBidi" w:cstheme="majorBidi"/>
          <w:sz w:val="24"/>
          <w:szCs w:val="24"/>
        </w:rPr>
        <w:t xml:space="preserve"> reported difficulty to predict and model state’s water conservation choices. </w:t>
      </w:r>
      <w:r w:rsidR="00543A5D" w:rsidRPr="56DA1F4F">
        <w:rPr>
          <w:rFonts w:asciiTheme="majorBidi" w:hAnsiTheme="majorBidi" w:cstheme="majorBidi"/>
          <w:sz w:val="24"/>
          <w:szCs w:val="24"/>
        </w:rPr>
        <w:fldChar w:fldCharType="begin"/>
      </w:r>
      <w:r w:rsidR="00543A5D" w:rsidRPr="56DA1F4F">
        <w:rPr>
          <w:rFonts w:asciiTheme="majorBidi" w:hAnsiTheme="majorBidi" w:cstheme="majorBidi"/>
          <w:sz w:val="24"/>
          <w:szCs w:val="24"/>
        </w:rPr>
        <w:instrText xml:space="preserve"> ADDIN EN.CITE &lt;EndNote&gt;&lt;Cite AuthorYear="1"&gt;&lt;Author&gt;Rosenberg&lt;/Author&gt;&lt;Year&gt;2024&lt;/Year&gt;&lt;RecNum&gt;2847&lt;/RecNum&gt;&lt;DisplayText&gt;Rosenberg (2024)&lt;/DisplayText&gt;&lt;record&gt;&lt;rec-number&gt;2847&lt;/rec-number&gt;&lt;foreign-keys&gt;&lt;key app="EN" db-id="xxt5ta9pd995dwesap0pdzzp2weaz0w9werf" timestamp="1642471467"&gt;2847&lt;/key&gt;&lt;/foreign-keys&gt;&lt;ref-type name="Journal Article"&gt;17&lt;/ref-type&gt;&lt;contributors&gt;&lt;authors&gt;&lt;author&gt;David E. Rosenberg&lt;/author&gt;&lt;/authors&gt;&lt;/contributors&gt;&lt;titles&gt;&lt;title&gt;Lessons from immersive online collaborative modeling to discuss more adaptive reservoir operations&lt;/title&gt;&lt;secondary-title&gt;Journal of Water Resources Planning and Management&lt;/secondary-title&gt;&lt;/titles&gt;&lt;periodical&gt;&lt;full-title&gt;Journal of Water Resources Planning and Management&lt;/full-title&gt;&lt;/periodical&gt;&lt;volume&gt;150&lt;/volume&gt;&lt;number&gt;7&lt;/number&gt;&lt;dates&gt;&lt;year&gt;2024&lt;/year&gt;&lt;/dates&gt;&lt;publisher&gt;American Society of Civil Engineers&lt;/publisher&gt;&lt;urls&gt;&lt;related-urls&gt;&lt;url&gt;https://doi.org/10.4211/hs.e0cbe52ad4524c07bb5b7ff8c373a343&lt;/url&gt;&lt;/related-urls&gt;&lt;/urls&gt;&lt;electronic-resource-num&gt;https://doi.org/10.1061/JWRMD5.WRENG-5893&lt;/electronic-resource-num&gt;&lt;/record&gt;&lt;/Cite&gt;&lt;/EndNote&gt;</w:instrText>
      </w:r>
      <w:r w:rsidR="00543A5D" w:rsidRPr="56DA1F4F">
        <w:rPr>
          <w:rFonts w:asciiTheme="majorBidi" w:hAnsiTheme="majorBidi" w:cstheme="majorBidi"/>
          <w:sz w:val="24"/>
          <w:szCs w:val="24"/>
        </w:rPr>
        <w:fldChar w:fldCharType="separate"/>
      </w:r>
      <w:r w:rsidRPr="56DA1F4F">
        <w:rPr>
          <w:rFonts w:asciiTheme="majorBidi" w:hAnsiTheme="majorBidi" w:cstheme="majorBidi"/>
          <w:noProof/>
          <w:sz w:val="24"/>
          <w:szCs w:val="24"/>
        </w:rPr>
        <w:t>Rosenberg (2024)</w:t>
      </w:r>
      <w:r w:rsidR="00543A5D" w:rsidRPr="56DA1F4F">
        <w:rPr>
          <w:rFonts w:asciiTheme="majorBidi" w:hAnsiTheme="majorBidi" w:cstheme="majorBidi"/>
          <w:sz w:val="24"/>
          <w:szCs w:val="24"/>
        </w:rPr>
        <w:fldChar w:fldCharType="end"/>
      </w:r>
      <w:r w:rsidRPr="56DA1F4F">
        <w:rPr>
          <w:rFonts w:asciiTheme="majorBidi" w:hAnsiTheme="majorBidi" w:cstheme="majorBidi"/>
          <w:sz w:val="24"/>
          <w:szCs w:val="24"/>
        </w:rPr>
        <w:t xml:space="preserve"> proposed and tested water accounts in a combined Lake Powell-Lake Mead system. Recently, USBR proposed several ways to improve the program </w:t>
      </w:r>
      <w:r w:rsidRPr="56DA1F4F">
        <w:rPr>
          <w:rFonts w:asciiTheme="majorBidi" w:hAnsiTheme="majorBidi" w:cstheme="majorBidi"/>
          <w:sz w:val="24"/>
          <w:szCs w:val="24"/>
        </w:rPr>
        <w:t xml:space="preserve">(now called Storage and </w:t>
      </w:r>
      <w:r w:rsidRPr="56DA1F4F">
        <w:rPr>
          <w:rFonts w:asciiTheme="majorBidi" w:hAnsiTheme="majorBidi" w:cstheme="majorBidi"/>
          <w:sz w:val="24"/>
          <w:szCs w:val="24"/>
        </w:rPr>
        <w:lastRenderedPageBreak/>
        <w:t xml:space="preserve">Delivery) beginning in 2027 </w:t>
      </w:r>
      <w:r w:rsidR="00543A5D" w:rsidRPr="56DA1F4F">
        <w:rPr>
          <w:rFonts w:asciiTheme="majorBidi" w:hAnsiTheme="majorBidi" w:cstheme="majorBidi"/>
          <w:sz w:val="24"/>
          <w:szCs w:val="24"/>
        </w:rPr>
        <w:fldChar w:fldCharType="begin"/>
      </w:r>
      <w:r w:rsidR="00543A5D" w:rsidRPr="56DA1F4F">
        <w:rPr>
          <w:rFonts w:asciiTheme="majorBidi" w:hAnsiTheme="majorBidi" w:cstheme="majorBidi"/>
          <w:sz w:val="24"/>
          <w:szCs w:val="24"/>
        </w:rPr>
        <w:instrText xml:space="preserve"> ADDIN EN.CITE &lt;EndNote&gt;&lt;Cite&gt;&lt;Author&gt;USBR&lt;/Author&gt;&lt;Year&gt;2026&lt;/Year&gt;&lt;RecNum&gt;3107&lt;/RecNum&gt;&lt;DisplayText&gt;(USBR, 2026b)&lt;/DisplayText&gt;&lt;record&gt;&lt;rec-number&gt;3107&lt;/rec-number&gt;&lt;foreign-keys&gt;&lt;key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543A5D" w:rsidRPr="56DA1F4F">
        <w:rPr>
          <w:rFonts w:asciiTheme="majorBidi" w:hAnsiTheme="majorBidi" w:cstheme="majorBidi"/>
          <w:sz w:val="24"/>
          <w:szCs w:val="24"/>
        </w:rPr>
        <w:fldChar w:fldCharType="separate"/>
      </w:r>
      <w:r w:rsidRPr="56DA1F4F">
        <w:rPr>
          <w:rFonts w:asciiTheme="majorBidi" w:hAnsiTheme="majorBidi" w:cstheme="majorBidi"/>
          <w:noProof/>
          <w:sz w:val="24"/>
          <w:szCs w:val="24"/>
        </w:rPr>
        <w:t>(USBR, 2026b)</w:t>
      </w:r>
      <w:r w:rsidR="00543A5D" w:rsidRPr="56DA1F4F">
        <w:rPr>
          <w:rFonts w:asciiTheme="majorBidi" w:hAnsiTheme="majorBidi" w:cstheme="majorBidi"/>
          <w:sz w:val="24"/>
          <w:szCs w:val="24"/>
        </w:rPr>
        <w:fldChar w:fldCharType="end"/>
      </w:r>
      <w:r w:rsidRPr="56DA1F4F">
        <w:rPr>
          <w:rFonts w:asciiTheme="majorBidi" w:hAnsiTheme="majorBidi" w:cstheme="majorBidi"/>
          <w:sz w:val="24"/>
          <w:szCs w:val="24"/>
        </w:rPr>
        <w:t xml:space="preserve">. One option is to remove gaming between the voluntary water conservation and mandatory water shortage programs by tying mandatory shortages to the anticipated Lake Mead level if there was no voluntary activity (colloquially called “operational neutrality”). </w:t>
      </w:r>
      <w:r w:rsidRPr="56DA1F4F">
        <w:rPr>
          <w:rFonts w:asciiTheme="majorBidi" w:hAnsiTheme="majorBidi" w:cstheme="majorBidi"/>
          <w:sz w:val="24"/>
          <w:szCs w:val="24"/>
        </w:rPr>
        <w:t>A second option can move voluntarily conserved water upstream to Lake Powell to increase operational flexibility.</w:t>
      </w:r>
    </w:p>
    <w:p w14:paraId="7DE0FEE4" w14:textId="0DFDCB93" w:rsidR="00B03139" w:rsidRDefault="222F8BF4" w:rsidP="00B12B44">
      <w:pPr>
        <w:pStyle w:val="NoSpacing"/>
      </w:pPr>
      <w:r>
        <w:t>The voluntary Lake Mead water conservation program operates with the assumption that the difference between annual Lake Mead inflow and</w:t>
      </w:r>
      <w:r w:rsidR="00070CA9">
        <w:t xml:space="preserve"> </w:t>
      </w:r>
      <w:r>
        <w:t xml:space="preserve">reservoir evaporation (the annual physically available water) exceeds legal entitlements. </w:t>
      </w:r>
      <w:r w:rsidR="00070CA9">
        <w:t xml:space="preserve">When this assumption is violated, Lake Mead will continue to drawdown even </w:t>
      </w:r>
      <w:r w:rsidR="0074571C">
        <w:t>as</w:t>
      </w:r>
      <w:r w:rsidR="00070CA9">
        <w:t xml:space="preserve"> users conserve water. </w:t>
      </w:r>
      <w:r>
        <w:t>Th</w:t>
      </w:r>
      <w:r w:rsidR="0074571C">
        <w:t>e</w:t>
      </w:r>
      <w:r>
        <w:t xml:space="preserve"> assumption is challenged as the Colorado River Basin becomes more arid </w:t>
      </w:r>
      <w:r w:rsidR="00B35471">
        <w:fldChar w:fldCharType="begin">
          <w:fldData xml:space="preserve">PEVuZE5vdGU+PENpdGU+PEF1dGhvcj5TYWxlaGFiYWRpPC9BdXRob3I+PFllYXI+MjAyMjwvWWVh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</w:fldData>
        </w:fldChar>
      </w:r>
      <w:r w:rsidR="00B35471">
        <w:instrText xml:space="preserve"> ADDIN EN.CITE </w:instrText>
      </w:r>
      <w:r w:rsidR="00B35471">
        <w:fldChar w:fldCharType="begin">
          <w:fldData xml:space="preserve">PEVuZE5vdGU+PENpdGU+PEF1dGhvcj5TYWxlaGFiYWRpPC9BdXRob3I+PFllYXI+MjAyMjwvWWVh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</w:fldData>
        </w:fldChar>
      </w:r>
      <w:r w:rsidR="00B35471">
        <w:instrText xml:space="preserve"> ADDIN EN.CITE.DATA </w:instrText>
      </w:r>
      <w:r w:rsidR="00B35471">
        <w:fldChar w:fldCharType="end"/>
      </w:r>
      <w:r w:rsidR="00B35471">
        <w:fldChar w:fldCharType="separate"/>
      </w:r>
      <w:r w:rsidRPr="222F8BF4">
        <w:rPr>
          <w:noProof/>
        </w:rPr>
        <w:t>(Salehabadi et al., 2022; Salehabadi et al., 2024; Smith et al., 2022; Udall and Overpeck, 2017)</w:t>
      </w:r>
      <w:r w:rsidR="00B35471">
        <w:fldChar w:fldCharType="end"/>
      </w:r>
      <w:r>
        <w:t>.  Following twenty years of the Lake Mead Water Conservation program existing, there is a need to ask if the program’s underlying assumptions are valid and sustainable. To address this knowledge gap, we ask and answer the following questions:</w:t>
      </w:r>
    </w:p>
    <w:p w14:paraId="7792780A" w14:textId="0BFAC921" w:rsidR="00B03139" w:rsidRDefault="0829561A" w:rsidP="00B03139">
      <w:pPr>
        <w:pStyle w:val="NoSpacing"/>
        <w:numPr>
          <w:ilvl w:val="0"/>
          <w:numId w:val="28"/>
        </w:numPr>
      </w:pPr>
      <w:r>
        <w:t>How much water has the program conserved since its inception, and how much of that water remains in Lake Mead?</w:t>
      </w:r>
    </w:p>
    <w:p w14:paraId="3FF41A10" w14:textId="255423EA" w:rsidR="00B41635" w:rsidRDefault="00B03139" w:rsidP="00B03139">
      <w:pPr>
        <w:pStyle w:val="NoSpacing"/>
        <w:numPr>
          <w:ilvl w:val="0"/>
          <w:numId w:val="28"/>
        </w:numPr>
      </w:pPr>
      <w:r>
        <w:t>What</w:t>
      </w:r>
      <w:r w:rsidR="00D95FC1">
        <w:t>, if any</w:t>
      </w:r>
      <w:r w:rsidR="001E3AFB">
        <w:t>,</w:t>
      </w:r>
      <w:r>
        <w:t xml:space="preserve"> other successes</w:t>
      </w:r>
      <w:r w:rsidR="00D95FC1">
        <w:t xml:space="preserve"> are associated with the program</w:t>
      </w:r>
      <w:r w:rsidR="00B41635">
        <w:t>?</w:t>
      </w:r>
    </w:p>
    <w:p w14:paraId="0EA91D1F" w14:textId="243E0982" w:rsidR="00B03139" w:rsidRDefault="00D95FC1" w:rsidP="00B03139">
      <w:pPr>
        <w:pStyle w:val="NoSpacing"/>
        <w:numPr>
          <w:ilvl w:val="0"/>
          <w:numId w:val="28"/>
        </w:numPr>
      </w:pPr>
      <w:r>
        <w:t xml:space="preserve">What </w:t>
      </w:r>
      <w:r w:rsidR="00B03139">
        <w:t>challenges</w:t>
      </w:r>
      <w:r w:rsidR="00B41635">
        <w:t xml:space="preserve"> does the program face as the Colorado River Basin becomes more arid?</w:t>
      </w:r>
    </w:p>
    <w:p w14:paraId="0D968911" w14:textId="6FA0BA32" w:rsidR="00AD7907" w:rsidRDefault="639FFA6E" w:rsidP="00B03139">
      <w:pPr>
        <w:pStyle w:val="NoSpacing"/>
        <w:numPr>
          <w:ilvl w:val="0"/>
          <w:numId w:val="28"/>
        </w:numPr>
      </w:pPr>
      <w:r>
        <w:t>What is the role of water user autonomy in increasing program participation and mitigating potential conflicting risks of water shortages?</w:t>
      </w:r>
    </w:p>
    <w:p w14:paraId="625612EB" w14:textId="6FB4E9A9" w:rsidR="00B35471" w:rsidRPr="00B35471" w:rsidRDefault="0829561A" w:rsidP="008F22EF">
      <w:pPr>
        <w:pStyle w:val="NoSpacing"/>
      </w:pPr>
      <w:r>
        <w:t xml:space="preserve">This article provides an overview of the program, analyzes its operations to date, and </w:t>
      </w:r>
      <w:ins w:id="1" w:author="Erik Porse" w:date="2026-07-14T23:53:00Z" w16du:dateUtc="2026-07-14T23:53:41Z">
        <w:r>
          <w:t xml:space="preserve">its </w:t>
        </w:r>
      </w:ins>
      <w:r>
        <w:t xml:space="preserve">capacity for future success. The analysis is broken into five sections. First, we provide definitions and examples of Lake Mead water conservation program activities (Section 2).  Next, we share program successes and challenges (Sections 3 and 4). Finally, we share suggestions to increase </w:t>
      </w:r>
      <w:ins w:id="2" w:author="Anabelle Myers" w:date="2026-07-23T22:24:00Z" w16du:dateUtc="2026-07-23T22:24:54Z">
        <w:r>
          <w:t xml:space="preserve">water </w:t>
        </w:r>
      </w:ins>
      <w:r>
        <w:t xml:space="preserve">user autonomy to manage risk with declining flows (Section 5). The suggestions switch reservoir accounting structures for tracking water from reductions of historical entitlements to water accounting based on </w:t>
      </w:r>
      <w:ins w:id="3" w:author="Brittany Fager" w:date="2026-07-27T15:55:00Z" w16du:dateUtc="2026-07-27T15:55:42Z">
        <w:r>
          <w:t xml:space="preserve">the </w:t>
        </w:r>
      </w:ins>
      <w:r>
        <w:t xml:space="preserve">apportionment of physical reservoir inflow. We illustrate some of </w:t>
      </w:r>
      <w:ins w:id="4" w:author="Brittany Fager" w:date="2026-07-27T15:56:00Z" w16du:dateUtc="2026-07-27T15:56:01Z">
        <w:r>
          <w:t xml:space="preserve">the </w:t>
        </w:r>
      </w:ins>
      <w:r>
        <w:t xml:space="preserve">many more </w:t>
      </w:r>
      <w:r w:rsidR="00F57BE7">
        <w:t xml:space="preserve">adaptive and </w:t>
      </w:r>
      <w:r>
        <w:t xml:space="preserve">autonomous strategies that water users can adopt within a water accounting framework (Section 6). The next section discusses our suggestions in the context of prior work and lists additional benefits and limitations of water accounting. This work has potential benefits to stabilize and recover Lake Mead storage while increasing </w:t>
      </w:r>
      <w:ins w:id="5" w:author="Anabelle Myers" w:date="2026-07-23T22:27:00Z" w16du:dateUtc="2026-07-23T22:27:44Z">
        <w:r>
          <w:t xml:space="preserve">water </w:t>
        </w:r>
      </w:ins>
      <w:r>
        <w:t>users autonomy to manage their differing and sometimes conflicting risks of declining and low Colorado River flow.</w:t>
      </w:r>
    </w:p>
    <w:p w14:paraId="7C1DBF84" w14:textId="2F1BC033" w:rsidR="0002747C" w:rsidRDefault="004C7D4E" w:rsidP="001E3AFB">
      <w:pPr>
        <w:pStyle w:val="Heading1"/>
      </w:pPr>
      <w:r w:rsidRPr="00CD2967">
        <w:rPr>
          <w:noProof/>
        </w:rPr>
        <w:lastRenderedPageBreak/>
        <mc:AlternateContent>
          <mc:Choice Requires="wps">
            <w:drawing>
              <wp:anchor distT="45720" distB="45720" distL="114300" distR="114300" simplePos="0" relativeHeight="251659264" behindDoc="0" locked="0" layoutInCell="1" allowOverlap="1" wp14:anchorId="4A48395D" wp14:editId="5290422F">
                <wp:simplePos x="0" y="0"/>
                <wp:positionH relativeFrom="column">
                  <wp:posOffset>2518410</wp:posOffset>
                </wp:positionH>
                <wp:positionV relativeFrom="paragraph">
                  <wp:posOffset>5080</wp:posOffset>
                </wp:positionV>
                <wp:extent cx="3250565" cy="6159500"/>
                <wp:effectExtent l="0" t="0" r="2603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0565" cy="6159500"/>
                        </a:xfrm>
                        <a:prstGeom prst="rect">
                          <a:avLst/>
                        </a:prstGeom>
                        <a:solidFill>
                          <a:schemeClr val="accent4">
                            <a:lumMod val="20000"/>
                            <a:lumOff val="80000"/>
                          </a:schemeClr>
                        </a:solidFill>
                        <a:ln w="9525">
                          <a:solidFill>
                            <a:srgbClr val="000000"/>
                          </a:solidFill>
                          <a:miter lim="800000"/>
                          <a:headEnd/>
                          <a:tailEnd/>
                        </a:ln>
                      </wps:spPr>
                      <wps:txbx>
                        <w:txbxContent>
                          <w:p w14:paraId="21289993" w14:textId="13225823" w:rsidR="00CD2967" w:rsidRPr="00CD2967" w:rsidRDefault="00CD2967" w:rsidP="00CD2967">
                            <w:pPr>
                              <w:rPr>
                                <w:rFonts w:asciiTheme="majorBidi" w:hAnsiTheme="majorBidi" w:cstheme="majorBidi"/>
                                <w:b/>
                                <w:bCs/>
                              </w:rPr>
                            </w:pPr>
                            <w:r w:rsidRPr="00CD2967">
                              <w:rPr>
                                <w:rFonts w:asciiTheme="majorBidi" w:hAnsiTheme="majorBidi" w:cstheme="majorBidi"/>
                                <w:b/>
                                <w:bCs/>
                              </w:rPr>
                              <w:t>Box 1. Definitions</w:t>
                            </w:r>
                          </w:p>
                          <w:p w14:paraId="2545D686" w14:textId="51E6ED93" w:rsidR="00CD2967" w:rsidRPr="00CD2967" w:rsidRDefault="00B12B44" w:rsidP="00CD2967">
                            <w:pPr>
                              <w:rPr>
                                <w:rFonts w:asciiTheme="majorBidi" w:hAnsiTheme="majorBidi" w:cstheme="majorBidi"/>
                                <w:sz w:val="20"/>
                                <w:szCs w:val="20"/>
                              </w:rPr>
                            </w:pPr>
                            <w:r>
                              <w:rPr>
                                <w:rFonts w:asciiTheme="majorBidi" w:hAnsiTheme="majorBidi" w:cstheme="majorBidi"/>
                                <w:b/>
                                <w:bCs/>
                                <w:sz w:val="20"/>
                                <w:szCs w:val="20"/>
                              </w:rPr>
                              <w:t>Legal</w:t>
                            </w:r>
                            <w:r w:rsidR="00CD2967" w:rsidRPr="00CD2967">
                              <w:rPr>
                                <w:rFonts w:asciiTheme="majorBidi" w:hAnsiTheme="majorBidi" w:cstheme="majorBidi"/>
                                <w:b/>
                                <w:bCs/>
                                <w:sz w:val="20"/>
                                <w:szCs w:val="20"/>
                              </w:rPr>
                              <w:t xml:space="preserve"> </w:t>
                            </w:r>
                            <w:r>
                              <w:rPr>
                                <w:rFonts w:asciiTheme="majorBidi" w:hAnsiTheme="majorBidi" w:cstheme="majorBidi"/>
                                <w:b/>
                                <w:bCs/>
                                <w:sz w:val="20"/>
                                <w:szCs w:val="20"/>
                              </w:rPr>
                              <w:t>entitlements</w:t>
                            </w:r>
                            <w:r w:rsidR="00995C1C">
                              <w:rPr>
                                <w:rFonts w:asciiTheme="majorBidi" w:hAnsiTheme="majorBidi" w:cstheme="majorBidi"/>
                                <w:sz w:val="20"/>
                                <w:szCs w:val="20"/>
                              </w:rPr>
                              <w:t xml:space="preserve"> </w:t>
                            </w:r>
                            <w:r w:rsidR="00CD2967" w:rsidRPr="00CD2967">
                              <w:rPr>
                                <w:rFonts w:asciiTheme="majorBidi" w:hAnsiTheme="majorBidi" w:cstheme="majorBidi"/>
                                <w:sz w:val="20"/>
                                <w:szCs w:val="20"/>
                              </w:rPr>
                              <w:t>- The 4.4, 2.</w:t>
                            </w:r>
                            <w:r w:rsidR="00243D75">
                              <w:rPr>
                                <w:rFonts w:asciiTheme="majorBidi" w:hAnsiTheme="majorBidi" w:cstheme="majorBidi"/>
                                <w:sz w:val="20"/>
                                <w:szCs w:val="20"/>
                              </w:rPr>
                              <w:t>8</w:t>
                            </w:r>
                            <w:r w:rsidR="00CD2967" w:rsidRPr="00CD2967">
                              <w:rPr>
                                <w:rFonts w:asciiTheme="majorBidi" w:hAnsiTheme="majorBidi" w:cstheme="majorBidi"/>
                                <w:sz w:val="20"/>
                                <w:szCs w:val="20"/>
                              </w:rPr>
                              <w:t>, 0.3, and 1.5 million acre-feet per year volumes of water allocated to California, Arizona, Nevada, and Mexico under current Colorado River operations.</w:t>
                            </w:r>
                          </w:p>
                          <w:p w14:paraId="06753C4D" w14:textId="2A678E81"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w:t>
                            </w:r>
                            <w:r w:rsidRPr="00CD2967">
                              <w:rPr>
                                <w:rFonts w:asciiTheme="majorBidi" w:hAnsiTheme="majorBidi" w:cstheme="majorBidi"/>
                                <w:sz w:val="20"/>
                                <w:szCs w:val="20"/>
                              </w:rPr>
                              <w:t xml:space="preserve"> - The voluntary and temporary reduction in water use from a historical allocation at one place at one point in time coupled with a</w:t>
                            </w:r>
                            <w:r w:rsidR="00636936">
                              <w:rPr>
                                <w:rFonts w:asciiTheme="majorBidi" w:hAnsiTheme="majorBidi" w:cstheme="majorBidi"/>
                                <w:sz w:val="20"/>
                                <w:szCs w:val="20"/>
                              </w:rPr>
                              <w:t xml:space="preserve">n </w:t>
                            </w:r>
                            <w:r w:rsidRPr="00CD2967">
                              <w:rPr>
                                <w:rFonts w:asciiTheme="majorBidi" w:hAnsiTheme="majorBidi" w:cstheme="majorBidi"/>
                                <w:sz w:val="20"/>
                                <w:szCs w:val="20"/>
                              </w:rPr>
                              <w:t>increase in water use at the same place at a future point in time (or another location at the same or future point in time).</w:t>
                            </w:r>
                          </w:p>
                          <w:p w14:paraId="2FEB085B" w14:textId="32A2CFDB"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credit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volume of water conserved and left in Lake Mead</w:t>
                            </w:r>
                            <w:r w:rsidR="004C7D4E">
                              <w:rPr>
                                <w:rFonts w:asciiTheme="majorBidi" w:hAnsiTheme="majorBidi" w:cstheme="majorBidi"/>
                                <w:sz w:val="20"/>
                                <w:szCs w:val="20"/>
                              </w:rPr>
                              <w:t>.</w:t>
                            </w:r>
                          </w:p>
                          <w:p w14:paraId="5822CA65" w14:textId="247C4744"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debit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 xml:space="preserve">he volume of water withdrawn, diverted, and consumed above </w:t>
                            </w:r>
                            <w:r w:rsidR="00B12B44">
                              <w:rPr>
                                <w:rFonts w:asciiTheme="majorBidi" w:hAnsiTheme="majorBidi" w:cstheme="majorBidi"/>
                                <w:sz w:val="20"/>
                                <w:szCs w:val="20"/>
                              </w:rPr>
                              <w:t>a legal entitlement</w:t>
                            </w:r>
                            <w:r w:rsidRPr="00CD2967">
                              <w:rPr>
                                <w:rFonts w:asciiTheme="majorBidi" w:hAnsiTheme="majorBidi" w:cstheme="majorBidi"/>
                                <w:sz w:val="20"/>
                                <w:szCs w:val="20"/>
                              </w:rPr>
                              <w:t>.</w:t>
                            </w:r>
                          </w:p>
                          <w:p w14:paraId="6E8BC700" w14:textId="101A3FF6"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balance</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sum of all credits minus all debits from 2007 to present.</w:t>
                            </w:r>
                          </w:p>
                          <w:p w14:paraId="632683B4" w14:textId="5ACC3CAB" w:rsidR="00CD2967" w:rsidRPr="00CD2967" w:rsidRDefault="00CD2967" w:rsidP="00CD2967">
                            <w:pPr>
                              <w:rPr>
                                <w:rFonts w:asciiTheme="majorBidi" w:hAnsiTheme="majorBidi" w:cstheme="majorBidi"/>
                                <w:sz w:val="20"/>
                                <w:szCs w:val="20"/>
                              </w:rPr>
                            </w:pPr>
                            <w:r w:rsidRPr="00780AC1">
                              <w:rPr>
                                <w:rFonts w:asciiTheme="majorBidi" w:hAnsiTheme="majorBidi" w:cstheme="majorBidi"/>
                                <w:b/>
                                <w:bCs/>
                                <w:sz w:val="20"/>
                                <w:szCs w:val="20"/>
                              </w:rPr>
                              <w:t>Reservoir protection level</w:t>
                            </w:r>
                            <w:r w:rsidRPr="00CD2967">
                              <w:rPr>
                                <w:rFonts w:asciiTheme="majorBidi" w:hAnsiTheme="majorBidi" w:cstheme="majorBidi"/>
                                <w:sz w:val="20"/>
                                <w:szCs w:val="20"/>
                              </w:rPr>
                              <w:t xml:space="preserve"> - The reservoir active storage volume </w:t>
                            </w:r>
                            <w:r w:rsidR="00780AC1">
                              <w:rPr>
                                <w:rFonts w:asciiTheme="majorBidi" w:hAnsiTheme="majorBidi" w:cstheme="majorBidi"/>
                                <w:sz w:val="20"/>
                                <w:szCs w:val="20"/>
                              </w:rPr>
                              <w:t xml:space="preserve">(or elevation) </w:t>
                            </w:r>
                            <w:r w:rsidRPr="00CD2967">
                              <w:rPr>
                                <w:rFonts w:asciiTheme="majorBidi" w:hAnsiTheme="majorBidi" w:cstheme="majorBidi"/>
                                <w:sz w:val="20"/>
                                <w:szCs w:val="20"/>
                              </w:rPr>
                              <w:t xml:space="preserve">set to provide a buffer against reservoir drawdown </w:t>
                            </w:r>
                            <w:r w:rsidR="00E15CE5">
                              <w:rPr>
                                <w:rFonts w:asciiTheme="majorBidi" w:hAnsiTheme="majorBidi" w:cstheme="majorBidi"/>
                                <w:sz w:val="20"/>
                                <w:szCs w:val="20"/>
                              </w:rPr>
                              <w:t>a catastrophic elevation</w:t>
                            </w:r>
                            <w:r w:rsidRPr="00CD2967">
                              <w:rPr>
                                <w:rFonts w:asciiTheme="majorBidi" w:hAnsiTheme="majorBidi" w:cstheme="majorBidi"/>
                                <w:sz w:val="20"/>
                                <w:szCs w:val="20"/>
                              </w:rPr>
                              <w:t xml:space="preserve">. The </w:t>
                            </w:r>
                            <w:r w:rsidR="00C25BD5">
                              <w:rPr>
                                <w:rFonts w:asciiTheme="majorBidi" w:hAnsiTheme="majorBidi" w:cstheme="majorBidi"/>
                                <w:sz w:val="20"/>
                                <w:szCs w:val="20"/>
                              </w:rPr>
                              <w:t xml:space="preserve">present </w:t>
                            </w:r>
                            <w:r w:rsidRPr="00CD2967">
                              <w:rPr>
                                <w:rFonts w:asciiTheme="majorBidi" w:hAnsiTheme="majorBidi" w:cstheme="majorBidi"/>
                                <w:sz w:val="20"/>
                                <w:szCs w:val="20"/>
                              </w:rPr>
                              <w:t>Lake Mead protection elevation is 1,020 feet</w:t>
                            </w:r>
                            <w:r w:rsidR="00780AC1">
                              <w:rPr>
                                <w:rFonts w:asciiTheme="majorBidi" w:hAnsiTheme="majorBidi" w:cstheme="majorBidi"/>
                                <w:sz w:val="20"/>
                                <w:szCs w:val="20"/>
                              </w:rPr>
                              <w:t xml:space="preserve"> which is</w:t>
                            </w:r>
                            <w:r w:rsidRPr="00CD2967">
                              <w:rPr>
                                <w:rFonts w:asciiTheme="majorBidi" w:hAnsiTheme="majorBidi" w:cstheme="majorBidi"/>
                                <w:sz w:val="20"/>
                                <w:szCs w:val="20"/>
                              </w:rPr>
                              <w:t xml:space="preserve"> 5.9 million acre-feet of </w:t>
                            </w:r>
                            <w:r w:rsidR="00780AC1">
                              <w:rPr>
                                <w:rFonts w:asciiTheme="majorBidi" w:hAnsiTheme="majorBidi" w:cstheme="majorBidi"/>
                                <w:sz w:val="20"/>
                                <w:szCs w:val="20"/>
                              </w:rPr>
                              <w:t xml:space="preserve">active </w:t>
                            </w:r>
                            <w:r w:rsidRPr="00CD2967">
                              <w:rPr>
                                <w:rFonts w:asciiTheme="majorBidi" w:hAnsiTheme="majorBidi" w:cstheme="majorBidi"/>
                                <w:sz w:val="20"/>
                                <w:szCs w:val="20"/>
                              </w:rPr>
                              <w:t>storage above the minimum power pool elevation of 955 feet.</w:t>
                            </w:r>
                          </w:p>
                          <w:p w14:paraId="725F38E3" w14:textId="00EAE188" w:rsidR="00CD2967" w:rsidRDefault="00CD2967" w:rsidP="00CD2967">
                            <w:pPr>
                              <w:rPr>
                                <w:rFonts w:asciiTheme="majorBidi" w:hAnsiTheme="majorBidi" w:cstheme="majorBidi"/>
                                <w:sz w:val="20"/>
                                <w:szCs w:val="20"/>
                              </w:rPr>
                            </w:pPr>
                            <w:r w:rsidRPr="001C7B25">
                              <w:rPr>
                                <w:rFonts w:asciiTheme="majorBidi" w:hAnsiTheme="majorBidi" w:cstheme="majorBidi"/>
                                <w:b/>
                                <w:bCs/>
                                <w:sz w:val="20"/>
                                <w:szCs w:val="20"/>
                              </w:rPr>
                              <w:t>Prohibition on program debits</w:t>
                            </w:r>
                            <w:r w:rsidR="001C7B25">
                              <w:rPr>
                                <w:rFonts w:asciiTheme="majorBidi" w:hAnsiTheme="majorBidi" w:cstheme="majorBidi"/>
                                <w:sz w:val="20"/>
                                <w:szCs w:val="20"/>
                              </w:rPr>
                              <w:t xml:space="preserve"> -</w:t>
                            </w:r>
                            <w:r w:rsidR="005E2F17">
                              <w:rPr>
                                <w:rFonts w:asciiTheme="majorBidi" w:hAnsiTheme="majorBidi" w:cstheme="majorBidi"/>
                                <w:sz w:val="20"/>
                                <w:szCs w:val="20"/>
                              </w:rPr>
                              <w:t xml:space="preserve"> </w:t>
                            </w:r>
                            <w:r w:rsidRPr="00780AC1">
                              <w:rPr>
                                <w:rFonts w:asciiTheme="majorBidi" w:hAnsiTheme="majorBidi" w:cstheme="majorBidi"/>
                                <w:sz w:val="20"/>
                                <w:szCs w:val="20"/>
                              </w:rPr>
                              <w:t xml:space="preserve">The reservoir volume or elevation trigger below which </w:t>
                            </w:r>
                            <w:r w:rsidR="001C7B25">
                              <w:rPr>
                                <w:rFonts w:asciiTheme="majorBidi" w:hAnsiTheme="majorBidi" w:cstheme="majorBidi"/>
                                <w:sz w:val="20"/>
                                <w:szCs w:val="20"/>
                              </w:rPr>
                              <w:t xml:space="preserve">water conservation </w:t>
                            </w:r>
                            <w:r w:rsidRPr="00780AC1">
                              <w:rPr>
                                <w:rFonts w:asciiTheme="majorBidi" w:hAnsiTheme="majorBidi" w:cstheme="majorBidi"/>
                                <w:sz w:val="20"/>
                                <w:szCs w:val="20"/>
                              </w:rPr>
                              <w:t xml:space="preserve">program debits are prohibited. This trigger elevation has the purpose to prevent reservoir drawdown </w:t>
                            </w:r>
                            <w:r w:rsidR="008F22EF">
                              <w:rPr>
                                <w:rFonts w:asciiTheme="majorBidi" w:hAnsiTheme="majorBidi" w:cstheme="majorBidi"/>
                                <w:sz w:val="20"/>
                                <w:szCs w:val="20"/>
                              </w:rPr>
                              <w:t>to catastrophic elevations</w:t>
                            </w:r>
                            <w:r w:rsidRPr="00780AC1">
                              <w:rPr>
                                <w:rFonts w:asciiTheme="majorBidi" w:hAnsiTheme="majorBidi" w:cstheme="majorBidi"/>
                                <w:sz w:val="20"/>
                                <w:szCs w:val="20"/>
                              </w:rPr>
                              <w:t>. Presently, the trigger</w:t>
                            </w:r>
                            <w:r w:rsidR="001C7B25">
                              <w:rPr>
                                <w:rFonts w:asciiTheme="majorBidi" w:hAnsiTheme="majorBidi" w:cstheme="majorBidi"/>
                                <w:sz w:val="24"/>
                                <w:szCs w:val="24"/>
                              </w:rPr>
                              <w:t xml:space="preserve"> </w:t>
                            </w:r>
                            <w:r w:rsidR="001C7B25">
                              <w:rPr>
                                <w:rFonts w:asciiTheme="majorBidi" w:hAnsiTheme="majorBidi" w:cstheme="majorBidi"/>
                                <w:sz w:val="20"/>
                                <w:szCs w:val="20"/>
                              </w:rPr>
                              <w:t>elevation is 1,025 feet</w:t>
                            </w:r>
                            <w:r w:rsidR="00D34110">
                              <w:rPr>
                                <w:rFonts w:asciiTheme="majorBidi" w:hAnsiTheme="majorBidi" w:cstheme="majorBidi"/>
                                <w:sz w:val="20"/>
                                <w:szCs w:val="20"/>
                              </w:rPr>
                              <w:t>.</w:t>
                            </w:r>
                          </w:p>
                          <w:p w14:paraId="571A57A4" w14:textId="1D75FB33" w:rsidR="000F7A2B" w:rsidRPr="000F7A2B" w:rsidRDefault="000F7A2B" w:rsidP="00CD2967">
                            <w:pPr>
                              <w:rPr>
                                <w:sz w:val="20"/>
                                <w:szCs w:val="20"/>
                              </w:rPr>
                            </w:pPr>
                            <w:r>
                              <w:rPr>
                                <w:rFonts w:asciiTheme="majorBidi" w:hAnsiTheme="majorBidi" w:cstheme="majorBidi"/>
                                <w:b/>
                                <w:bCs/>
                                <w:sz w:val="20"/>
                                <w:szCs w:val="20"/>
                              </w:rPr>
                              <w:t xml:space="preserve">Mandatory water use reduction – </w:t>
                            </w:r>
                            <w:r>
                              <w:rPr>
                                <w:rFonts w:asciiTheme="majorBidi" w:hAnsiTheme="majorBidi" w:cstheme="majorBidi"/>
                                <w:sz w:val="20"/>
                                <w:szCs w:val="20"/>
                              </w:rPr>
                              <w:t xml:space="preserve">The volume of water a Lower Basin user or Mexico must reduce use below their </w:t>
                            </w:r>
                            <w:r w:rsidR="008F22EF">
                              <w:rPr>
                                <w:rFonts w:asciiTheme="majorBidi" w:hAnsiTheme="majorBidi" w:cstheme="majorBidi"/>
                                <w:sz w:val="20"/>
                                <w:szCs w:val="20"/>
                              </w:rPr>
                              <w:t>legal</w:t>
                            </w:r>
                            <w:r>
                              <w:rPr>
                                <w:rFonts w:asciiTheme="majorBidi" w:hAnsiTheme="majorBidi" w:cstheme="majorBidi"/>
                                <w:sz w:val="20"/>
                                <w:szCs w:val="20"/>
                              </w:rPr>
                              <w:t xml:space="preserve"> entitlement. This volume is also referred to as a </w:t>
                            </w:r>
                            <w:r>
                              <w:rPr>
                                <w:rFonts w:asciiTheme="majorBidi" w:hAnsiTheme="majorBidi" w:cstheme="majorBidi"/>
                                <w:i/>
                                <w:iCs/>
                                <w:sz w:val="20"/>
                                <w:szCs w:val="20"/>
                              </w:rPr>
                              <w:t>shortage</w:t>
                            </w:r>
                            <w:r>
                              <w:rPr>
                                <w:rFonts w:asciiTheme="majorBidi" w:hAnsiTheme="majorBidi" w:cstheme="majorBidi"/>
                                <w:sz w:val="20"/>
                                <w:szCs w:val="20"/>
                              </w:rPr>
                              <w:t>. Shortages increase as Lake Mead draws down from elevation 1,090 feet towards 1,020 feet.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48395D" id="_x0000_t202" coordsize="21600,21600" o:spt="202" path="m,l,21600r21600,l21600,xe">
                <v:stroke joinstyle="miter"/>
                <v:path gradientshapeok="t" o:connecttype="rect"/>
              </v:shapetype>
              <v:shape id="Text Box 2" o:spid="_x0000_s1026" type="#_x0000_t202" style="position:absolute;left:0;text-align:left;margin-left:198.3pt;margin-top:.4pt;width:255.95pt;height:4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" fillcolor="#fff2cc [663]">
                <v:textbox>
                  <w:txbxContent>
                    <w:p w14:paraId="21289993" w14:textId="13225823" w:rsidR="00CD2967" w:rsidRPr="00CD2967" w:rsidRDefault="00CD2967" w:rsidP="00CD2967">
                      <w:pPr>
                        <w:rPr>
                          <w:rFonts w:asciiTheme="majorBidi" w:hAnsiTheme="majorBidi" w:cstheme="majorBidi"/>
                          <w:b/>
                          <w:bCs/>
                        </w:rPr>
                      </w:pPr>
                      <w:r w:rsidRPr="00CD2967">
                        <w:rPr>
                          <w:rFonts w:asciiTheme="majorBidi" w:hAnsiTheme="majorBidi" w:cstheme="majorBidi"/>
                          <w:b/>
                          <w:bCs/>
                        </w:rPr>
                        <w:t>Box 1. Definitions</w:t>
                      </w:r>
                    </w:p>
                    <w:p w14:paraId="2545D686" w14:textId="51E6ED93" w:rsidR="00CD2967" w:rsidRPr="00CD2967" w:rsidRDefault="00B12B44" w:rsidP="00CD2967">
                      <w:pPr>
                        <w:rPr>
                          <w:rFonts w:asciiTheme="majorBidi" w:hAnsiTheme="majorBidi" w:cstheme="majorBidi"/>
                          <w:sz w:val="20"/>
                          <w:szCs w:val="20"/>
                        </w:rPr>
                      </w:pPr>
                      <w:r>
                        <w:rPr>
                          <w:rFonts w:asciiTheme="majorBidi" w:hAnsiTheme="majorBidi" w:cstheme="majorBidi"/>
                          <w:b/>
                          <w:bCs/>
                          <w:sz w:val="20"/>
                          <w:szCs w:val="20"/>
                        </w:rPr>
                        <w:t>Legal</w:t>
                      </w:r>
                      <w:r w:rsidR="00CD2967" w:rsidRPr="00CD2967">
                        <w:rPr>
                          <w:rFonts w:asciiTheme="majorBidi" w:hAnsiTheme="majorBidi" w:cstheme="majorBidi"/>
                          <w:b/>
                          <w:bCs/>
                          <w:sz w:val="20"/>
                          <w:szCs w:val="20"/>
                        </w:rPr>
                        <w:t xml:space="preserve"> </w:t>
                      </w:r>
                      <w:r>
                        <w:rPr>
                          <w:rFonts w:asciiTheme="majorBidi" w:hAnsiTheme="majorBidi" w:cstheme="majorBidi"/>
                          <w:b/>
                          <w:bCs/>
                          <w:sz w:val="20"/>
                          <w:szCs w:val="20"/>
                        </w:rPr>
                        <w:t>entitlements</w:t>
                      </w:r>
                      <w:r w:rsidR="00995C1C">
                        <w:rPr>
                          <w:rFonts w:asciiTheme="majorBidi" w:hAnsiTheme="majorBidi" w:cstheme="majorBidi"/>
                          <w:sz w:val="20"/>
                          <w:szCs w:val="20"/>
                        </w:rPr>
                        <w:t xml:space="preserve"> </w:t>
                      </w:r>
                      <w:r w:rsidR="00CD2967" w:rsidRPr="00CD2967">
                        <w:rPr>
                          <w:rFonts w:asciiTheme="majorBidi" w:hAnsiTheme="majorBidi" w:cstheme="majorBidi"/>
                          <w:sz w:val="20"/>
                          <w:szCs w:val="20"/>
                        </w:rPr>
                        <w:t>- The 4.4, 2.</w:t>
                      </w:r>
                      <w:r w:rsidR="00243D75">
                        <w:rPr>
                          <w:rFonts w:asciiTheme="majorBidi" w:hAnsiTheme="majorBidi" w:cstheme="majorBidi"/>
                          <w:sz w:val="20"/>
                          <w:szCs w:val="20"/>
                        </w:rPr>
                        <w:t>8</w:t>
                      </w:r>
                      <w:r w:rsidR="00CD2967" w:rsidRPr="00CD2967">
                        <w:rPr>
                          <w:rFonts w:asciiTheme="majorBidi" w:hAnsiTheme="majorBidi" w:cstheme="majorBidi"/>
                          <w:sz w:val="20"/>
                          <w:szCs w:val="20"/>
                        </w:rPr>
                        <w:t>, 0.3, and 1.5 million acre-feet per year volumes of water allocated to California, Arizona, Nevada, and Mexico under current Colorado River operations.</w:t>
                      </w:r>
                    </w:p>
                    <w:p w14:paraId="06753C4D" w14:textId="2A678E81"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w:t>
                      </w:r>
                      <w:r w:rsidRPr="00CD2967">
                        <w:rPr>
                          <w:rFonts w:asciiTheme="majorBidi" w:hAnsiTheme="majorBidi" w:cstheme="majorBidi"/>
                          <w:sz w:val="20"/>
                          <w:szCs w:val="20"/>
                        </w:rPr>
                        <w:t xml:space="preserve"> - The voluntary and temporary reduction in water use from a historical allocation at one place at one point in time coupled with a</w:t>
                      </w:r>
                      <w:r w:rsidR="00636936">
                        <w:rPr>
                          <w:rFonts w:asciiTheme="majorBidi" w:hAnsiTheme="majorBidi" w:cstheme="majorBidi"/>
                          <w:sz w:val="20"/>
                          <w:szCs w:val="20"/>
                        </w:rPr>
                        <w:t xml:space="preserve">n </w:t>
                      </w:r>
                      <w:r w:rsidRPr="00CD2967">
                        <w:rPr>
                          <w:rFonts w:asciiTheme="majorBidi" w:hAnsiTheme="majorBidi" w:cstheme="majorBidi"/>
                          <w:sz w:val="20"/>
                          <w:szCs w:val="20"/>
                        </w:rPr>
                        <w:t>increase in water use at the same place at a future point in time (or another location at the same or future point in time).</w:t>
                      </w:r>
                    </w:p>
                    <w:p w14:paraId="2FEB085B" w14:textId="32A2CFDB"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credit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volume of water conserved and left in Lake Mead</w:t>
                      </w:r>
                      <w:r w:rsidR="004C7D4E">
                        <w:rPr>
                          <w:rFonts w:asciiTheme="majorBidi" w:hAnsiTheme="majorBidi" w:cstheme="majorBidi"/>
                          <w:sz w:val="20"/>
                          <w:szCs w:val="20"/>
                        </w:rPr>
                        <w:t>.</w:t>
                      </w:r>
                    </w:p>
                    <w:p w14:paraId="5822CA65" w14:textId="247C4744"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debit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 xml:space="preserve">he volume of water withdrawn, diverted, and consumed above </w:t>
                      </w:r>
                      <w:r w:rsidR="00B12B44">
                        <w:rPr>
                          <w:rFonts w:asciiTheme="majorBidi" w:hAnsiTheme="majorBidi" w:cstheme="majorBidi"/>
                          <w:sz w:val="20"/>
                          <w:szCs w:val="20"/>
                        </w:rPr>
                        <w:t>a legal entitlement</w:t>
                      </w:r>
                      <w:r w:rsidRPr="00CD2967">
                        <w:rPr>
                          <w:rFonts w:asciiTheme="majorBidi" w:hAnsiTheme="majorBidi" w:cstheme="majorBidi"/>
                          <w:sz w:val="20"/>
                          <w:szCs w:val="20"/>
                        </w:rPr>
                        <w:t>.</w:t>
                      </w:r>
                    </w:p>
                    <w:p w14:paraId="6E8BC700" w14:textId="101A3FF6"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balance</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sum of all credits minus all debits from 2007 to present.</w:t>
                      </w:r>
                    </w:p>
                    <w:p w14:paraId="632683B4" w14:textId="5ACC3CAB" w:rsidR="00CD2967" w:rsidRPr="00CD2967" w:rsidRDefault="00CD2967" w:rsidP="00CD2967">
                      <w:pPr>
                        <w:rPr>
                          <w:rFonts w:asciiTheme="majorBidi" w:hAnsiTheme="majorBidi" w:cstheme="majorBidi"/>
                          <w:sz w:val="20"/>
                          <w:szCs w:val="20"/>
                        </w:rPr>
                      </w:pPr>
                      <w:r w:rsidRPr="00780AC1">
                        <w:rPr>
                          <w:rFonts w:asciiTheme="majorBidi" w:hAnsiTheme="majorBidi" w:cstheme="majorBidi"/>
                          <w:b/>
                          <w:bCs/>
                          <w:sz w:val="20"/>
                          <w:szCs w:val="20"/>
                        </w:rPr>
                        <w:t>Reservoir protection level</w:t>
                      </w:r>
                      <w:r w:rsidRPr="00CD2967">
                        <w:rPr>
                          <w:rFonts w:asciiTheme="majorBidi" w:hAnsiTheme="majorBidi" w:cstheme="majorBidi"/>
                          <w:sz w:val="20"/>
                          <w:szCs w:val="20"/>
                        </w:rPr>
                        <w:t xml:space="preserve"> - The reservoir active storage volume </w:t>
                      </w:r>
                      <w:r w:rsidR="00780AC1">
                        <w:rPr>
                          <w:rFonts w:asciiTheme="majorBidi" w:hAnsiTheme="majorBidi" w:cstheme="majorBidi"/>
                          <w:sz w:val="20"/>
                          <w:szCs w:val="20"/>
                        </w:rPr>
                        <w:t xml:space="preserve">(or elevation) </w:t>
                      </w:r>
                      <w:r w:rsidRPr="00CD2967">
                        <w:rPr>
                          <w:rFonts w:asciiTheme="majorBidi" w:hAnsiTheme="majorBidi" w:cstheme="majorBidi"/>
                          <w:sz w:val="20"/>
                          <w:szCs w:val="20"/>
                        </w:rPr>
                        <w:t xml:space="preserve">set to provide a buffer against reservoir drawdown </w:t>
                      </w:r>
                      <w:r w:rsidR="00E15CE5">
                        <w:rPr>
                          <w:rFonts w:asciiTheme="majorBidi" w:hAnsiTheme="majorBidi" w:cstheme="majorBidi"/>
                          <w:sz w:val="20"/>
                          <w:szCs w:val="20"/>
                        </w:rPr>
                        <w:t>a catastrophic elevation</w:t>
                      </w:r>
                      <w:r w:rsidRPr="00CD2967">
                        <w:rPr>
                          <w:rFonts w:asciiTheme="majorBidi" w:hAnsiTheme="majorBidi" w:cstheme="majorBidi"/>
                          <w:sz w:val="20"/>
                          <w:szCs w:val="20"/>
                        </w:rPr>
                        <w:t xml:space="preserve">. The </w:t>
                      </w:r>
                      <w:r w:rsidR="00C25BD5">
                        <w:rPr>
                          <w:rFonts w:asciiTheme="majorBidi" w:hAnsiTheme="majorBidi" w:cstheme="majorBidi"/>
                          <w:sz w:val="20"/>
                          <w:szCs w:val="20"/>
                        </w:rPr>
                        <w:t xml:space="preserve">present </w:t>
                      </w:r>
                      <w:r w:rsidRPr="00CD2967">
                        <w:rPr>
                          <w:rFonts w:asciiTheme="majorBidi" w:hAnsiTheme="majorBidi" w:cstheme="majorBidi"/>
                          <w:sz w:val="20"/>
                          <w:szCs w:val="20"/>
                        </w:rPr>
                        <w:t>Lake Mead protection elevation is 1,020 feet</w:t>
                      </w:r>
                      <w:r w:rsidR="00780AC1">
                        <w:rPr>
                          <w:rFonts w:asciiTheme="majorBidi" w:hAnsiTheme="majorBidi" w:cstheme="majorBidi"/>
                          <w:sz w:val="20"/>
                          <w:szCs w:val="20"/>
                        </w:rPr>
                        <w:t xml:space="preserve"> which is</w:t>
                      </w:r>
                      <w:r w:rsidRPr="00CD2967">
                        <w:rPr>
                          <w:rFonts w:asciiTheme="majorBidi" w:hAnsiTheme="majorBidi" w:cstheme="majorBidi"/>
                          <w:sz w:val="20"/>
                          <w:szCs w:val="20"/>
                        </w:rPr>
                        <w:t xml:space="preserve"> 5.9 million acre-feet of </w:t>
                      </w:r>
                      <w:r w:rsidR="00780AC1">
                        <w:rPr>
                          <w:rFonts w:asciiTheme="majorBidi" w:hAnsiTheme="majorBidi" w:cstheme="majorBidi"/>
                          <w:sz w:val="20"/>
                          <w:szCs w:val="20"/>
                        </w:rPr>
                        <w:t xml:space="preserve">active </w:t>
                      </w:r>
                      <w:r w:rsidRPr="00CD2967">
                        <w:rPr>
                          <w:rFonts w:asciiTheme="majorBidi" w:hAnsiTheme="majorBidi" w:cstheme="majorBidi"/>
                          <w:sz w:val="20"/>
                          <w:szCs w:val="20"/>
                        </w:rPr>
                        <w:t>storage above the minimum power pool elevation of 955 feet.</w:t>
                      </w:r>
                    </w:p>
                    <w:p w14:paraId="725F38E3" w14:textId="00EAE188" w:rsidR="00CD2967" w:rsidRDefault="00CD2967" w:rsidP="00CD2967">
                      <w:pPr>
                        <w:rPr>
                          <w:rFonts w:asciiTheme="majorBidi" w:hAnsiTheme="majorBidi" w:cstheme="majorBidi"/>
                          <w:sz w:val="20"/>
                          <w:szCs w:val="20"/>
                        </w:rPr>
                      </w:pPr>
                      <w:r w:rsidRPr="001C7B25">
                        <w:rPr>
                          <w:rFonts w:asciiTheme="majorBidi" w:hAnsiTheme="majorBidi" w:cstheme="majorBidi"/>
                          <w:b/>
                          <w:bCs/>
                          <w:sz w:val="20"/>
                          <w:szCs w:val="20"/>
                        </w:rPr>
                        <w:t>Prohibition on program debits</w:t>
                      </w:r>
                      <w:r w:rsidR="001C7B25">
                        <w:rPr>
                          <w:rFonts w:asciiTheme="majorBidi" w:hAnsiTheme="majorBidi" w:cstheme="majorBidi"/>
                          <w:sz w:val="20"/>
                          <w:szCs w:val="20"/>
                        </w:rPr>
                        <w:t xml:space="preserve"> -</w:t>
                      </w:r>
                      <w:r w:rsidR="005E2F17">
                        <w:rPr>
                          <w:rFonts w:asciiTheme="majorBidi" w:hAnsiTheme="majorBidi" w:cstheme="majorBidi"/>
                          <w:sz w:val="20"/>
                          <w:szCs w:val="20"/>
                        </w:rPr>
                        <w:t xml:space="preserve"> </w:t>
                      </w:r>
                      <w:r w:rsidRPr="00780AC1">
                        <w:rPr>
                          <w:rFonts w:asciiTheme="majorBidi" w:hAnsiTheme="majorBidi" w:cstheme="majorBidi"/>
                          <w:sz w:val="20"/>
                          <w:szCs w:val="20"/>
                        </w:rPr>
                        <w:t xml:space="preserve">The reservoir volume or elevation trigger below which </w:t>
                      </w:r>
                      <w:r w:rsidR="001C7B25">
                        <w:rPr>
                          <w:rFonts w:asciiTheme="majorBidi" w:hAnsiTheme="majorBidi" w:cstheme="majorBidi"/>
                          <w:sz w:val="20"/>
                          <w:szCs w:val="20"/>
                        </w:rPr>
                        <w:t xml:space="preserve">water conservation </w:t>
                      </w:r>
                      <w:r w:rsidRPr="00780AC1">
                        <w:rPr>
                          <w:rFonts w:asciiTheme="majorBidi" w:hAnsiTheme="majorBidi" w:cstheme="majorBidi"/>
                          <w:sz w:val="20"/>
                          <w:szCs w:val="20"/>
                        </w:rPr>
                        <w:t xml:space="preserve">program debits are prohibited. This trigger elevation has the purpose to prevent reservoir drawdown </w:t>
                      </w:r>
                      <w:r w:rsidR="008F22EF">
                        <w:rPr>
                          <w:rFonts w:asciiTheme="majorBidi" w:hAnsiTheme="majorBidi" w:cstheme="majorBidi"/>
                          <w:sz w:val="20"/>
                          <w:szCs w:val="20"/>
                        </w:rPr>
                        <w:t>to catastrophic elevations</w:t>
                      </w:r>
                      <w:r w:rsidRPr="00780AC1">
                        <w:rPr>
                          <w:rFonts w:asciiTheme="majorBidi" w:hAnsiTheme="majorBidi" w:cstheme="majorBidi"/>
                          <w:sz w:val="20"/>
                          <w:szCs w:val="20"/>
                        </w:rPr>
                        <w:t>. Presently, the trigger</w:t>
                      </w:r>
                      <w:r w:rsidR="001C7B25">
                        <w:rPr>
                          <w:rFonts w:asciiTheme="majorBidi" w:hAnsiTheme="majorBidi" w:cstheme="majorBidi"/>
                          <w:sz w:val="24"/>
                          <w:szCs w:val="24"/>
                        </w:rPr>
                        <w:t xml:space="preserve"> </w:t>
                      </w:r>
                      <w:r w:rsidR="001C7B25">
                        <w:rPr>
                          <w:rFonts w:asciiTheme="majorBidi" w:hAnsiTheme="majorBidi" w:cstheme="majorBidi"/>
                          <w:sz w:val="20"/>
                          <w:szCs w:val="20"/>
                        </w:rPr>
                        <w:t>elevation is 1,025 feet</w:t>
                      </w:r>
                      <w:r w:rsidR="00D34110">
                        <w:rPr>
                          <w:rFonts w:asciiTheme="majorBidi" w:hAnsiTheme="majorBidi" w:cstheme="majorBidi"/>
                          <w:sz w:val="20"/>
                          <w:szCs w:val="20"/>
                        </w:rPr>
                        <w:t>.</w:t>
                      </w:r>
                    </w:p>
                    <w:p w14:paraId="571A57A4" w14:textId="1D75FB33" w:rsidR="000F7A2B" w:rsidRPr="000F7A2B" w:rsidRDefault="000F7A2B" w:rsidP="00CD2967">
                      <w:pPr>
                        <w:rPr>
                          <w:sz w:val="20"/>
                          <w:szCs w:val="20"/>
                        </w:rPr>
                      </w:pPr>
                      <w:r>
                        <w:rPr>
                          <w:rFonts w:asciiTheme="majorBidi" w:hAnsiTheme="majorBidi" w:cstheme="majorBidi"/>
                          <w:b/>
                          <w:bCs/>
                          <w:sz w:val="20"/>
                          <w:szCs w:val="20"/>
                        </w:rPr>
                        <w:t xml:space="preserve">Mandatory water use reduction – </w:t>
                      </w:r>
                      <w:r>
                        <w:rPr>
                          <w:rFonts w:asciiTheme="majorBidi" w:hAnsiTheme="majorBidi" w:cstheme="majorBidi"/>
                          <w:sz w:val="20"/>
                          <w:szCs w:val="20"/>
                        </w:rPr>
                        <w:t xml:space="preserve">The volume of water a Lower Basin user or Mexico must reduce use below their </w:t>
                      </w:r>
                      <w:r w:rsidR="008F22EF">
                        <w:rPr>
                          <w:rFonts w:asciiTheme="majorBidi" w:hAnsiTheme="majorBidi" w:cstheme="majorBidi"/>
                          <w:sz w:val="20"/>
                          <w:szCs w:val="20"/>
                        </w:rPr>
                        <w:t>legal</w:t>
                      </w:r>
                      <w:r>
                        <w:rPr>
                          <w:rFonts w:asciiTheme="majorBidi" w:hAnsiTheme="majorBidi" w:cstheme="majorBidi"/>
                          <w:sz w:val="20"/>
                          <w:szCs w:val="20"/>
                        </w:rPr>
                        <w:t xml:space="preserve"> entitlement. This volume is also referred to as a </w:t>
                      </w:r>
                      <w:r>
                        <w:rPr>
                          <w:rFonts w:asciiTheme="majorBidi" w:hAnsiTheme="majorBidi" w:cstheme="majorBidi"/>
                          <w:i/>
                          <w:iCs/>
                          <w:sz w:val="20"/>
                          <w:szCs w:val="20"/>
                        </w:rPr>
                        <w:t>shortage</w:t>
                      </w:r>
                      <w:r>
                        <w:rPr>
                          <w:rFonts w:asciiTheme="majorBidi" w:hAnsiTheme="majorBidi" w:cstheme="majorBidi"/>
                          <w:sz w:val="20"/>
                          <w:szCs w:val="20"/>
                        </w:rPr>
                        <w:t>. Shortages increase as Lake Mead draws down from elevation 1,090 feet towards 1,020 feet.</w:t>
                      </w:r>
                    </w:p>
                  </w:txbxContent>
                </v:textbox>
                <w10:wrap type="square"/>
              </v:shape>
            </w:pict>
          </mc:Fallback>
        </mc:AlternateContent>
      </w:r>
      <w:r w:rsidR="00AD7907">
        <w:t xml:space="preserve">Definitions and Example Program </w:t>
      </w:r>
      <w:r w:rsidR="00BA36DC">
        <w:t>Activities</w:t>
      </w:r>
    </w:p>
    <w:p w14:paraId="45E084BD" w14:textId="015AD185" w:rsidR="00995C1C" w:rsidRDefault="006C4578" w:rsidP="681762AA">
      <w:pPr>
        <w:rPr>
          <w:rFonts w:asciiTheme="majorBidi" w:hAnsiTheme="majorBidi" w:cstheme="majorBidi"/>
          <w:sz w:val="24"/>
          <w:szCs w:val="24"/>
        </w:rPr>
      </w:pPr>
      <w:del w:id="6" w:author="Erik Porse" w:date="2026-07-21T23:41:00Z" w16du:dateUtc="2026-07-21T23:41:14Z">
        <w:r w:rsidRPr="681762AA" w:rsidDel="681762AA">
          <w:rPr>
            <w:rFonts w:asciiTheme="majorBidi" w:hAnsiTheme="majorBidi" w:cstheme="majorBidi"/>
            <w:noProof/>
            <w:sz w:val="24"/>
            <w:szCs w:val="24"/>
          </w:rPr>
          <w:delText>The e</w:delText>
        </w:r>
      </w:del>
      <w:ins w:id="7" w:author="Erik Porse" w:date="2026-07-21T23:41:00Z" w16du:dateUtc="2026-07-21T23:41:14Z">
        <w:r w:rsidR="681762AA" w:rsidRPr="681762AA">
          <w:rPr>
            <w:rFonts w:asciiTheme="majorBidi" w:hAnsiTheme="majorBidi" w:cstheme="majorBidi"/>
            <w:noProof/>
            <w:sz w:val="24"/>
            <w:szCs w:val="24"/>
          </w:rPr>
          <w:t>E</w:t>
        </w:r>
      </w:ins>
      <w:r w:rsidR="681762AA" w:rsidRPr="681762AA">
        <w:rPr>
          <w:rFonts w:asciiTheme="majorBidi" w:hAnsiTheme="majorBidi" w:cstheme="majorBidi"/>
          <w:noProof/>
          <w:sz w:val="24"/>
          <w:szCs w:val="24"/>
        </w:rPr>
        <w:t xml:space="preserve">xisting voluntary </w:t>
      </w:r>
      <w:r w:rsidR="681762AA" w:rsidRPr="681762AA">
        <w:rPr>
          <w:rFonts w:asciiTheme="majorBidi" w:hAnsiTheme="majorBidi" w:cstheme="majorBidi"/>
          <w:sz w:val="24"/>
          <w:szCs w:val="24"/>
        </w:rPr>
        <w:t>Lake Mead water conservation program activities can be considered as reservoir withdraws below or above legal entitlements (credits and debits; Box 1; Examples 1 and 2). A water user (</w:t>
      </w:r>
      <w:r w:rsidR="681762AA" w:rsidRPr="681762AA">
        <w:rPr>
          <w:rFonts w:asciiTheme="majorBidi" w:hAnsiTheme="majorBidi" w:cstheme="majorBidi"/>
          <w:i/>
          <w:iCs/>
          <w:sz w:val="24"/>
          <w:szCs w:val="24"/>
        </w:rPr>
        <w:t xml:space="preserve">i) </w:t>
      </w:r>
      <w:r w:rsidR="681762AA" w:rsidRPr="681762AA">
        <w:rPr>
          <w:rFonts w:asciiTheme="majorBidi" w:hAnsiTheme="majorBidi" w:cstheme="majorBidi"/>
          <w:sz w:val="24"/>
          <w:szCs w:val="24"/>
        </w:rPr>
        <w:t>receives an annual account credit (A</w:t>
      </w:r>
      <w:r w:rsidR="681762AA" w:rsidRPr="681762AA">
        <w:rPr>
          <w:rFonts w:asciiTheme="majorBidi" w:hAnsiTheme="majorBidi" w:cstheme="majorBidi"/>
          <w:sz w:val="24"/>
          <w:szCs w:val="24"/>
          <w:vertAlign w:val="subscript"/>
        </w:rPr>
        <w:t>i</w:t>
      </w:r>
      <w:r w:rsidR="681762AA" w:rsidRPr="681762AA">
        <w:rPr>
          <w:rFonts w:asciiTheme="majorBidi" w:hAnsiTheme="majorBidi" w:cstheme="majorBidi"/>
          <w:sz w:val="24"/>
          <w:szCs w:val="24"/>
        </w:rPr>
        <w:t>) of:</w:t>
      </w:r>
    </w:p>
    <w:p w14:paraId="654D7B9C" w14:textId="5CB441E8" w:rsidR="00995C1C" w:rsidRPr="00995C1C" w:rsidRDefault="00000000" w:rsidP="00D46331">
      <w:pPr>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 0</m:t>
            </m:r>
          </m:e>
        </m:d>
        <m:r>
          <w:rPr>
            <w:rFonts w:ascii="Cambria Math" w:hAnsi="Cambria Math" w:cstheme="majorBidi"/>
            <w:sz w:val="24"/>
            <w:szCs w:val="24"/>
          </w:rPr>
          <m:t>,   ∀i</m:t>
        </m:r>
      </m:oMath>
      <w:r w:rsidR="00995C1C">
        <w:rPr>
          <w:rFonts w:asciiTheme="majorBidi" w:eastAsiaTheme="minorEastAsia" w:hAnsiTheme="majorBidi" w:cstheme="majorBidi"/>
          <w:sz w:val="24"/>
          <w:szCs w:val="24"/>
        </w:rPr>
        <w:t xml:space="preserve">  [Eq. 1]</w:t>
      </w:r>
    </w:p>
    <w:p w14:paraId="6CFB0A69" w14:textId="384A5C4E" w:rsidR="00995C1C" w:rsidRDefault="56DA1F4F" w:rsidP="56DA1F4F">
      <w:pPr>
        <w:rPr>
          <w:rFonts w:asciiTheme="majorBidi" w:hAnsiTheme="majorBidi" w:cstheme="majorBidi"/>
          <w:sz w:val="24"/>
          <w:szCs w:val="24"/>
        </w:rPr>
      </w:pPr>
      <w:r w:rsidRPr="56DA1F4F">
        <w:rPr>
          <w:rFonts w:asciiTheme="majorBidi" w:hAnsiTheme="majorBidi" w:cstheme="majorBidi"/>
          <w:sz w:val="24"/>
          <w:szCs w:val="24"/>
        </w:rPr>
        <w:t xml:space="preserve">Where </w:t>
      </w:r>
      <w:r w:rsidRPr="56DA1F4F">
        <w:rPr>
          <w:rFonts w:asciiTheme="majorBidi" w:hAnsiTheme="majorBidi" w:cstheme="majorBidi"/>
          <w:i/>
          <w:iCs/>
          <w:sz w:val="24"/>
          <w:szCs w:val="24"/>
        </w:rPr>
        <w:t>E</w:t>
      </w:r>
      <w:r w:rsidRPr="56DA1F4F">
        <w:rPr>
          <w:rFonts w:asciiTheme="majorBidi" w:hAnsiTheme="majorBidi" w:cstheme="majorBidi"/>
          <w:i/>
          <w:iCs/>
          <w:sz w:val="24"/>
          <w:szCs w:val="24"/>
          <w:vertAlign w:val="subscript"/>
        </w:rPr>
        <w:t>i</w:t>
      </w:r>
      <w:r w:rsidRPr="56DA1F4F">
        <w:rPr>
          <w:rFonts w:asciiTheme="majorBidi" w:hAnsiTheme="majorBidi" w:cstheme="majorBidi"/>
          <w:sz w:val="24"/>
          <w:szCs w:val="24"/>
        </w:rPr>
        <w:t xml:space="preserve"> and </w:t>
      </w:r>
      <w:r w:rsidRPr="56DA1F4F">
        <w:rPr>
          <w:rFonts w:asciiTheme="majorBidi" w:hAnsiTheme="majorBidi" w:cstheme="majorBidi"/>
          <w:i/>
          <w:iCs/>
          <w:sz w:val="24"/>
          <w:szCs w:val="24"/>
        </w:rPr>
        <w:t>D</w:t>
      </w:r>
      <w:r w:rsidRPr="56DA1F4F">
        <w:rPr>
          <w:rFonts w:asciiTheme="majorBidi" w:hAnsiTheme="majorBidi" w:cstheme="majorBidi"/>
          <w:i/>
          <w:iCs/>
          <w:sz w:val="24"/>
          <w:szCs w:val="24"/>
          <w:vertAlign w:val="subscript"/>
        </w:rPr>
        <w:t>i</w:t>
      </w:r>
      <w:r w:rsidRPr="56DA1F4F">
        <w:rPr>
          <w:rFonts w:asciiTheme="majorBidi" w:hAnsiTheme="majorBidi" w:cstheme="majorBidi"/>
          <w:sz w:val="24"/>
          <w:szCs w:val="24"/>
        </w:rPr>
        <w:t xml:space="preserve"> are user </w:t>
      </w:r>
      <w:r w:rsidRPr="56DA1F4F">
        <w:rPr>
          <w:rFonts w:asciiTheme="majorBidi" w:hAnsiTheme="majorBidi" w:cstheme="majorBidi"/>
          <w:i/>
          <w:iCs/>
          <w:sz w:val="24"/>
          <w:szCs w:val="24"/>
        </w:rPr>
        <w:t>i</w:t>
      </w:r>
      <w:r w:rsidRPr="56DA1F4F">
        <w:rPr>
          <w:rFonts w:asciiTheme="majorBidi" w:hAnsiTheme="majorBidi" w:cstheme="majorBidi"/>
          <w:sz w:val="24"/>
          <w:szCs w:val="24"/>
        </w:rPr>
        <w:t>’s annual legal entitlement and consumptive use (</w:t>
      </w:r>
      <w:ins w:id="8" w:author="Anabelle Myers" w:date="2026-07-23T22:30:00Z" w16du:dateUtc="2026-07-23T22:30:48Z">
        <w:r w:rsidRPr="56DA1F4F">
          <w:rPr>
            <w:rFonts w:asciiTheme="majorBidi" w:hAnsiTheme="majorBidi" w:cstheme="majorBidi"/>
            <w:sz w:val="24"/>
            <w:szCs w:val="24"/>
          </w:rPr>
          <w:t xml:space="preserve">million acre-feet or </w:t>
        </w:r>
      </w:ins>
      <w:r w:rsidRPr="56DA1F4F">
        <w:rPr>
          <w:rFonts w:asciiTheme="majorBidi" w:hAnsiTheme="majorBidi" w:cstheme="majorBidi"/>
          <w:sz w:val="24"/>
          <w:szCs w:val="24"/>
        </w:rPr>
        <w:t>maf).</w:t>
      </w:r>
    </w:p>
    <w:p w14:paraId="329AFC77" w14:textId="4612B416" w:rsidR="00B35471" w:rsidRPr="00B35471" w:rsidRDefault="00B35471" w:rsidP="00B35471">
      <w:pPr>
        <w:rPr>
          <w:rFonts w:asciiTheme="majorBidi" w:hAnsiTheme="majorBidi" w:cstheme="majorBidi"/>
          <w:sz w:val="24"/>
          <w:szCs w:val="24"/>
        </w:rPr>
      </w:pPr>
      <w:r w:rsidRPr="00D967F6">
        <w:rPr>
          <w:rFonts w:asciiTheme="majorBidi" w:hAnsiTheme="majorBidi" w:cstheme="majorBidi"/>
          <w:b/>
          <w:bCs/>
          <w:sz w:val="24"/>
          <w:szCs w:val="24"/>
        </w:rPr>
        <w:t>Example 1.</w:t>
      </w:r>
      <w:r w:rsidRPr="00B35471">
        <w:rPr>
          <w:rFonts w:asciiTheme="majorBidi" w:hAnsiTheme="majorBidi" w:cstheme="majorBidi"/>
          <w:sz w:val="24"/>
          <w:szCs w:val="24"/>
        </w:rPr>
        <w:t xml:space="preserve"> </w:t>
      </w:r>
      <w:r w:rsidRPr="00C25BD5">
        <w:rPr>
          <w:rFonts w:asciiTheme="majorBidi" w:hAnsiTheme="majorBidi" w:cstheme="majorBidi"/>
          <w:b/>
          <w:bCs/>
          <w:sz w:val="24"/>
          <w:szCs w:val="24"/>
        </w:rPr>
        <w:t>Water conservation account credit</w:t>
      </w:r>
      <w:r w:rsidRPr="00B35471">
        <w:rPr>
          <w:rFonts w:asciiTheme="majorBidi" w:hAnsiTheme="majorBidi" w:cstheme="majorBidi"/>
          <w:sz w:val="24"/>
          <w:szCs w:val="24"/>
        </w:rPr>
        <w:t xml:space="preserve">. At the beginning of 2018, Arizona had a </w:t>
      </w:r>
      <w:r w:rsidR="00C25BD5">
        <w:rPr>
          <w:rFonts w:asciiTheme="majorBidi" w:hAnsiTheme="majorBidi" w:cstheme="majorBidi"/>
          <w:sz w:val="24"/>
          <w:szCs w:val="24"/>
        </w:rPr>
        <w:t xml:space="preserve">water </w:t>
      </w:r>
      <w:r w:rsidRPr="00B35471">
        <w:rPr>
          <w:rFonts w:asciiTheme="majorBidi" w:hAnsiTheme="majorBidi" w:cstheme="majorBidi"/>
          <w:sz w:val="24"/>
          <w:szCs w:val="24"/>
        </w:rPr>
        <w:t xml:space="preserve">conservation account balance of </w:t>
      </w:r>
      <w:r w:rsidR="007C519F">
        <w:rPr>
          <w:rFonts w:asciiTheme="majorBidi" w:hAnsiTheme="majorBidi" w:cstheme="majorBidi"/>
          <w:sz w:val="24"/>
          <w:szCs w:val="24"/>
        </w:rPr>
        <w:t>126,800</w:t>
      </w:r>
      <w:r w:rsidRPr="00B35471">
        <w:rPr>
          <w:rFonts w:asciiTheme="majorBidi" w:hAnsiTheme="majorBidi" w:cstheme="majorBidi"/>
          <w:sz w:val="24"/>
          <w:szCs w:val="24"/>
        </w:rPr>
        <w:t xml:space="preserve"> acre-feet. In 2018, Arizona withdrew, diverted, and consumed 2.</w:t>
      </w:r>
      <w:r w:rsidR="00D967F6">
        <w:rPr>
          <w:rFonts w:asciiTheme="majorBidi" w:hAnsiTheme="majorBidi" w:cstheme="majorBidi"/>
          <w:sz w:val="24"/>
          <w:szCs w:val="24"/>
        </w:rPr>
        <w:t>484</w:t>
      </w:r>
      <w:r w:rsidRPr="00B35471">
        <w:rPr>
          <w:rFonts w:asciiTheme="majorBidi" w:hAnsiTheme="majorBidi" w:cstheme="majorBidi"/>
          <w:sz w:val="24"/>
          <w:szCs w:val="24"/>
        </w:rPr>
        <w:t xml:space="preserve"> million acre-feet</w:t>
      </w:r>
      <w:r w:rsidR="007578DA">
        <w:rPr>
          <w:rFonts w:asciiTheme="majorBidi" w:hAnsiTheme="majorBidi" w:cstheme="majorBidi"/>
          <w:sz w:val="24"/>
          <w:szCs w:val="24"/>
        </w:rPr>
        <w:t>—</w:t>
      </w:r>
      <w:r w:rsidRPr="00B35471">
        <w:rPr>
          <w:rFonts w:asciiTheme="majorBidi" w:hAnsiTheme="majorBidi" w:cstheme="majorBidi"/>
          <w:sz w:val="24"/>
          <w:szCs w:val="24"/>
        </w:rPr>
        <w:t>2</w:t>
      </w:r>
      <w:r w:rsidR="00D967F6">
        <w:rPr>
          <w:rFonts w:asciiTheme="majorBidi" w:hAnsiTheme="majorBidi" w:cstheme="majorBidi"/>
          <w:sz w:val="24"/>
          <w:szCs w:val="24"/>
        </w:rPr>
        <w:t>16</w:t>
      </w:r>
      <w:r w:rsidRPr="00B35471">
        <w:rPr>
          <w:rFonts w:asciiTheme="majorBidi" w:hAnsiTheme="majorBidi" w:cstheme="majorBidi"/>
          <w:sz w:val="24"/>
          <w:szCs w:val="24"/>
        </w:rPr>
        <w:t xml:space="preserve">,000 acre-feet </w:t>
      </w:r>
      <w:r w:rsidR="00D967F6" w:rsidRPr="007578DA">
        <w:rPr>
          <w:rFonts w:asciiTheme="majorBidi" w:hAnsiTheme="majorBidi" w:cstheme="majorBidi"/>
          <w:b/>
          <w:bCs/>
          <w:i/>
          <w:iCs/>
          <w:sz w:val="24"/>
          <w:szCs w:val="24"/>
        </w:rPr>
        <w:t>less</w:t>
      </w:r>
      <w:r w:rsidRPr="00B35471">
        <w:rPr>
          <w:rFonts w:asciiTheme="majorBidi" w:hAnsiTheme="majorBidi" w:cstheme="majorBidi"/>
          <w:sz w:val="24"/>
          <w:szCs w:val="24"/>
        </w:rPr>
        <w:t xml:space="preserve"> than its </w:t>
      </w:r>
      <w:r w:rsidR="001D386D">
        <w:rPr>
          <w:rFonts w:asciiTheme="majorBidi" w:hAnsiTheme="majorBidi" w:cstheme="majorBidi"/>
          <w:sz w:val="24"/>
          <w:szCs w:val="24"/>
        </w:rPr>
        <w:t xml:space="preserve">historical allocation of </w:t>
      </w:r>
      <w:r w:rsidRPr="00B35471">
        <w:rPr>
          <w:rFonts w:asciiTheme="majorBidi" w:hAnsiTheme="majorBidi" w:cstheme="majorBidi"/>
          <w:sz w:val="24"/>
          <w:szCs w:val="24"/>
        </w:rPr>
        <w:t>2.</w:t>
      </w:r>
      <w:r w:rsidR="00243D75">
        <w:rPr>
          <w:rFonts w:asciiTheme="majorBidi" w:hAnsiTheme="majorBidi" w:cstheme="majorBidi"/>
          <w:sz w:val="24"/>
          <w:szCs w:val="24"/>
        </w:rPr>
        <w:t>8</w:t>
      </w:r>
      <w:r w:rsidRPr="00B35471">
        <w:rPr>
          <w:rFonts w:asciiTheme="majorBidi" w:hAnsiTheme="majorBidi" w:cstheme="majorBidi"/>
          <w:sz w:val="24"/>
          <w:szCs w:val="24"/>
        </w:rPr>
        <w:t xml:space="preserve"> million acre-f</w:t>
      </w:r>
      <w:r w:rsidR="001D386D">
        <w:rPr>
          <w:rFonts w:asciiTheme="majorBidi" w:hAnsiTheme="majorBidi" w:cstheme="majorBidi"/>
          <w:sz w:val="24"/>
          <w:szCs w:val="24"/>
        </w:rPr>
        <w:t>ee</w:t>
      </w:r>
      <w:r w:rsidRPr="00B35471">
        <w:rPr>
          <w:rFonts w:asciiTheme="majorBidi" w:hAnsiTheme="majorBidi" w:cstheme="majorBidi"/>
          <w:sz w:val="24"/>
          <w:szCs w:val="24"/>
        </w:rPr>
        <w:t xml:space="preserve">t. </w:t>
      </w:r>
      <w:r w:rsidR="001D386D">
        <w:rPr>
          <w:rFonts w:asciiTheme="majorBidi" w:hAnsiTheme="majorBidi" w:cstheme="majorBidi"/>
          <w:sz w:val="24"/>
          <w:szCs w:val="24"/>
        </w:rPr>
        <w:t xml:space="preserve">As a result, </w:t>
      </w:r>
      <w:r w:rsidRPr="00B35471">
        <w:rPr>
          <w:rFonts w:asciiTheme="majorBidi" w:hAnsiTheme="majorBidi" w:cstheme="majorBidi"/>
          <w:sz w:val="24"/>
          <w:szCs w:val="24"/>
        </w:rPr>
        <w:t>Arizona's water conservation account was credited 2</w:t>
      </w:r>
      <w:r w:rsidR="00D967F6">
        <w:rPr>
          <w:rFonts w:asciiTheme="majorBidi" w:hAnsiTheme="majorBidi" w:cstheme="majorBidi"/>
          <w:sz w:val="24"/>
          <w:szCs w:val="24"/>
        </w:rPr>
        <w:t>16</w:t>
      </w:r>
      <w:r w:rsidRPr="00B35471">
        <w:rPr>
          <w:rFonts w:asciiTheme="majorBidi" w:hAnsiTheme="majorBidi" w:cstheme="majorBidi"/>
          <w:sz w:val="24"/>
          <w:szCs w:val="24"/>
        </w:rPr>
        <w:t xml:space="preserve">,000 acre-feet. At the end of 2018, Arizona's conservation account balance was </w:t>
      </w:r>
      <w:r w:rsidR="00D967F6">
        <w:rPr>
          <w:rFonts w:asciiTheme="majorBidi" w:hAnsiTheme="majorBidi" w:cstheme="majorBidi"/>
          <w:sz w:val="24"/>
          <w:szCs w:val="24"/>
        </w:rPr>
        <w:t>343,000 acre-feet (126,800 +</w:t>
      </w:r>
      <w:r w:rsidRPr="00B35471">
        <w:rPr>
          <w:rFonts w:asciiTheme="majorBidi" w:hAnsiTheme="majorBidi" w:cstheme="majorBidi"/>
          <w:sz w:val="24"/>
          <w:szCs w:val="24"/>
        </w:rPr>
        <w:t xml:space="preserve"> 2</w:t>
      </w:r>
      <w:r w:rsidR="00D967F6">
        <w:rPr>
          <w:rFonts w:asciiTheme="majorBidi" w:hAnsiTheme="majorBidi" w:cstheme="majorBidi"/>
          <w:sz w:val="24"/>
          <w:szCs w:val="24"/>
        </w:rPr>
        <w:t>16</w:t>
      </w:r>
      <w:r w:rsidRPr="00B35471">
        <w:rPr>
          <w:rFonts w:asciiTheme="majorBidi" w:hAnsiTheme="majorBidi" w:cstheme="majorBidi"/>
          <w:sz w:val="24"/>
          <w:szCs w:val="24"/>
        </w:rPr>
        <w:t xml:space="preserve">,000 </w:t>
      </w:r>
      <w:r w:rsidR="002565E3">
        <w:rPr>
          <w:rFonts w:asciiTheme="majorBidi" w:hAnsiTheme="majorBidi" w:cstheme="majorBidi"/>
          <w:sz w:val="24"/>
          <w:szCs w:val="24"/>
        </w:rPr>
        <w:t>= 343,000 acre-feet</w:t>
      </w:r>
      <w:r w:rsidR="00D967F6">
        <w:rPr>
          <w:rFonts w:asciiTheme="majorBidi" w:hAnsiTheme="majorBidi" w:cstheme="majorBidi"/>
          <w:sz w:val="24"/>
          <w:szCs w:val="24"/>
        </w:rPr>
        <w:t>)</w:t>
      </w:r>
      <w:r w:rsidRPr="00B35471">
        <w:rPr>
          <w:rFonts w:asciiTheme="majorBidi" w:hAnsiTheme="majorBidi" w:cstheme="majorBidi"/>
          <w:sz w:val="24"/>
          <w:szCs w:val="24"/>
        </w:rPr>
        <w:t xml:space="preserve">. </w:t>
      </w:r>
      <w:r w:rsidR="00D967F6">
        <w:rPr>
          <w:rFonts w:asciiTheme="majorBidi" w:hAnsiTheme="majorBidi" w:cstheme="majorBidi"/>
          <w:sz w:val="24"/>
          <w:szCs w:val="24"/>
        </w:rPr>
        <w:t>Arizona’s</w:t>
      </w:r>
      <w:r w:rsidRPr="00B35471">
        <w:rPr>
          <w:rFonts w:asciiTheme="majorBidi" w:hAnsiTheme="majorBidi" w:cstheme="majorBidi"/>
          <w:sz w:val="24"/>
          <w:szCs w:val="24"/>
        </w:rPr>
        <w:t xml:space="preserve"> water conservation action raised Lake Mead's volume 2</w:t>
      </w:r>
      <w:r w:rsidR="00D967F6">
        <w:rPr>
          <w:rFonts w:asciiTheme="majorBidi" w:hAnsiTheme="majorBidi" w:cstheme="majorBidi"/>
          <w:sz w:val="24"/>
          <w:szCs w:val="24"/>
        </w:rPr>
        <w:t>16</w:t>
      </w:r>
      <w:r w:rsidRPr="00B35471">
        <w:rPr>
          <w:rFonts w:asciiTheme="majorBidi" w:hAnsiTheme="majorBidi" w:cstheme="majorBidi"/>
          <w:sz w:val="24"/>
          <w:szCs w:val="24"/>
        </w:rPr>
        <w:t>,000 acre-feet above the anticipated volume</w:t>
      </w:r>
      <w:r w:rsidR="007578DA">
        <w:rPr>
          <w:rFonts w:asciiTheme="majorBidi" w:hAnsiTheme="majorBidi" w:cstheme="majorBidi"/>
          <w:sz w:val="24"/>
          <w:szCs w:val="24"/>
        </w:rPr>
        <w:t>—</w:t>
      </w:r>
      <w:r w:rsidRPr="00B35471">
        <w:rPr>
          <w:rFonts w:asciiTheme="majorBidi" w:hAnsiTheme="majorBidi" w:cstheme="majorBidi"/>
          <w:sz w:val="24"/>
          <w:szCs w:val="24"/>
        </w:rPr>
        <w:t>the surplus in "Intentionally Created Surplus"</w:t>
      </w:r>
      <w:r w:rsidR="007578DA">
        <w:rPr>
          <w:rFonts w:asciiTheme="majorBidi" w:hAnsiTheme="majorBidi" w:cstheme="majorBidi"/>
          <w:sz w:val="24"/>
          <w:szCs w:val="24"/>
        </w:rPr>
        <w:t>—</w:t>
      </w:r>
      <w:r w:rsidRPr="00B35471">
        <w:rPr>
          <w:rFonts w:asciiTheme="majorBidi" w:hAnsiTheme="majorBidi" w:cstheme="majorBidi"/>
          <w:sz w:val="24"/>
          <w:szCs w:val="24"/>
        </w:rPr>
        <w:t>had Arizona withdrawn, diverted and consumed its historical allocation.</w:t>
      </w:r>
    </w:p>
    <w:p w14:paraId="2E9796F6" w14:textId="5E7298D5" w:rsidR="00B35471" w:rsidRPr="00B35471" w:rsidRDefault="00B35471" w:rsidP="00B35471">
      <w:pPr>
        <w:rPr>
          <w:rFonts w:asciiTheme="majorBidi" w:hAnsiTheme="majorBidi" w:cstheme="majorBidi"/>
          <w:sz w:val="24"/>
          <w:szCs w:val="24"/>
        </w:rPr>
      </w:pPr>
      <w:r w:rsidRPr="007578DA">
        <w:rPr>
          <w:rFonts w:asciiTheme="majorBidi" w:hAnsiTheme="majorBidi" w:cstheme="majorBidi"/>
          <w:b/>
          <w:bCs/>
          <w:sz w:val="24"/>
          <w:szCs w:val="24"/>
        </w:rPr>
        <w:t>Example 2.</w:t>
      </w:r>
      <w:r w:rsidRPr="00B35471">
        <w:rPr>
          <w:rFonts w:asciiTheme="majorBidi" w:hAnsiTheme="majorBidi" w:cstheme="majorBidi"/>
          <w:sz w:val="24"/>
          <w:szCs w:val="24"/>
        </w:rPr>
        <w:t xml:space="preserve"> </w:t>
      </w:r>
      <w:r w:rsidRPr="00C25BD5">
        <w:rPr>
          <w:rFonts w:asciiTheme="majorBidi" w:hAnsiTheme="majorBidi" w:cstheme="majorBidi"/>
          <w:b/>
          <w:bCs/>
          <w:sz w:val="24"/>
          <w:szCs w:val="24"/>
        </w:rPr>
        <w:t>Water conservation account debit</w:t>
      </w:r>
      <w:r w:rsidRPr="00B35471">
        <w:rPr>
          <w:rFonts w:asciiTheme="majorBidi" w:hAnsiTheme="majorBidi" w:cstheme="majorBidi"/>
          <w:sz w:val="24"/>
          <w:szCs w:val="24"/>
        </w:rPr>
        <w:t>. At the beginning of 20</w:t>
      </w:r>
      <w:r w:rsidR="007578DA">
        <w:rPr>
          <w:rFonts w:asciiTheme="majorBidi" w:hAnsiTheme="majorBidi" w:cstheme="majorBidi"/>
          <w:sz w:val="24"/>
          <w:szCs w:val="24"/>
        </w:rPr>
        <w:t>22</w:t>
      </w:r>
      <w:r w:rsidRPr="00B35471">
        <w:rPr>
          <w:rFonts w:asciiTheme="majorBidi" w:hAnsiTheme="majorBidi" w:cstheme="majorBidi"/>
          <w:sz w:val="24"/>
          <w:szCs w:val="24"/>
        </w:rPr>
        <w:t xml:space="preserve">, California had a water conservation account balance of </w:t>
      </w:r>
      <w:r w:rsidR="007578DA">
        <w:rPr>
          <w:rFonts w:asciiTheme="majorBidi" w:hAnsiTheme="majorBidi" w:cstheme="majorBidi"/>
          <w:sz w:val="24"/>
          <w:szCs w:val="24"/>
        </w:rPr>
        <w:t>1.36 million</w:t>
      </w:r>
      <w:r w:rsidRPr="00B35471">
        <w:rPr>
          <w:rFonts w:asciiTheme="majorBidi" w:hAnsiTheme="majorBidi" w:cstheme="majorBidi"/>
          <w:sz w:val="24"/>
          <w:szCs w:val="24"/>
        </w:rPr>
        <w:t xml:space="preserve"> acre-feet. In 20</w:t>
      </w:r>
      <w:r w:rsidR="007578DA">
        <w:rPr>
          <w:rFonts w:asciiTheme="majorBidi" w:hAnsiTheme="majorBidi" w:cstheme="majorBidi"/>
          <w:sz w:val="24"/>
          <w:szCs w:val="24"/>
        </w:rPr>
        <w:t>22</w:t>
      </w:r>
      <w:r w:rsidRPr="00B35471">
        <w:rPr>
          <w:rFonts w:asciiTheme="majorBidi" w:hAnsiTheme="majorBidi" w:cstheme="majorBidi"/>
          <w:sz w:val="24"/>
          <w:szCs w:val="24"/>
        </w:rPr>
        <w:t>, California withdrew, diverted, and consumed 4.5</w:t>
      </w:r>
      <w:r w:rsidR="007578DA">
        <w:rPr>
          <w:rFonts w:asciiTheme="majorBidi" w:hAnsiTheme="majorBidi" w:cstheme="majorBidi"/>
          <w:sz w:val="24"/>
          <w:szCs w:val="24"/>
        </w:rPr>
        <w:t>1</w:t>
      </w:r>
      <w:r w:rsidRPr="00B35471">
        <w:rPr>
          <w:rFonts w:asciiTheme="majorBidi" w:hAnsiTheme="majorBidi" w:cstheme="majorBidi"/>
          <w:sz w:val="24"/>
          <w:szCs w:val="24"/>
        </w:rPr>
        <w:t xml:space="preserve"> million acre-feet of water</w:t>
      </w:r>
      <w:r w:rsidR="000F7A2B">
        <w:rPr>
          <w:rFonts w:asciiTheme="majorBidi" w:hAnsiTheme="majorBidi" w:cstheme="majorBidi"/>
          <w:sz w:val="24"/>
          <w:szCs w:val="24"/>
        </w:rPr>
        <w:t>—</w:t>
      </w:r>
      <w:r w:rsidRPr="00B35471">
        <w:rPr>
          <w:rFonts w:asciiTheme="majorBidi" w:hAnsiTheme="majorBidi" w:cstheme="majorBidi"/>
          <w:sz w:val="24"/>
          <w:szCs w:val="24"/>
        </w:rPr>
        <w:t>1</w:t>
      </w:r>
      <w:r w:rsidR="007578DA">
        <w:rPr>
          <w:rFonts w:asciiTheme="majorBidi" w:hAnsiTheme="majorBidi" w:cstheme="majorBidi"/>
          <w:sz w:val="24"/>
          <w:szCs w:val="24"/>
        </w:rPr>
        <w:t>11</w:t>
      </w:r>
      <w:r w:rsidRPr="00B35471">
        <w:rPr>
          <w:rFonts w:asciiTheme="majorBidi" w:hAnsiTheme="majorBidi" w:cstheme="majorBidi"/>
          <w:sz w:val="24"/>
          <w:szCs w:val="24"/>
        </w:rPr>
        <w:t xml:space="preserve">,000 acre-feet of water </w:t>
      </w:r>
      <w:r w:rsidR="007578DA">
        <w:rPr>
          <w:rFonts w:asciiTheme="majorBidi" w:hAnsiTheme="majorBidi" w:cstheme="majorBidi"/>
          <w:b/>
          <w:bCs/>
          <w:i/>
          <w:iCs/>
          <w:sz w:val="24"/>
          <w:szCs w:val="24"/>
        </w:rPr>
        <w:t>above</w:t>
      </w:r>
      <w:r w:rsidRPr="00B35471">
        <w:rPr>
          <w:rFonts w:asciiTheme="majorBidi" w:hAnsiTheme="majorBidi" w:cstheme="majorBidi"/>
          <w:sz w:val="24"/>
          <w:szCs w:val="24"/>
        </w:rPr>
        <w:t xml:space="preserve"> its </w:t>
      </w:r>
      <w:r w:rsidR="002565E3">
        <w:rPr>
          <w:rFonts w:asciiTheme="majorBidi" w:hAnsiTheme="majorBidi" w:cstheme="majorBidi"/>
          <w:sz w:val="24"/>
          <w:szCs w:val="24"/>
        </w:rPr>
        <w:t>legal entitlement</w:t>
      </w:r>
      <w:r w:rsidRPr="00B35471">
        <w:rPr>
          <w:rFonts w:asciiTheme="majorBidi" w:hAnsiTheme="majorBidi" w:cstheme="majorBidi"/>
          <w:sz w:val="24"/>
          <w:szCs w:val="24"/>
        </w:rPr>
        <w:t>. At the end of 20</w:t>
      </w:r>
      <w:r w:rsidR="007578DA">
        <w:rPr>
          <w:rFonts w:asciiTheme="majorBidi" w:hAnsiTheme="majorBidi" w:cstheme="majorBidi"/>
          <w:sz w:val="24"/>
          <w:szCs w:val="24"/>
        </w:rPr>
        <w:t>22</w:t>
      </w:r>
      <w:r w:rsidRPr="00B35471">
        <w:rPr>
          <w:rFonts w:asciiTheme="majorBidi" w:hAnsiTheme="majorBidi" w:cstheme="majorBidi"/>
          <w:sz w:val="24"/>
          <w:szCs w:val="24"/>
        </w:rPr>
        <w:t>, California had a water</w:t>
      </w:r>
      <w:r w:rsidR="002565E3">
        <w:rPr>
          <w:rFonts w:asciiTheme="majorBidi" w:hAnsiTheme="majorBidi" w:cstheme="majorBidi"/>
          <w:sz w:val="24"/>
          <w:szCs w:val="24"/>
        </w:rPr>
        <w:t xml:space="preserve"> conservation</w:t>
      </w:r>
      <w:r w:rsidRPr="00B35471">
        <w:rPr>
          <w:rFonts w:asciiTheme="majorBidi" w:hAnsiTheme="majorBidi" w:cstheme="majorBidi"/>
          <w:sz w:val="24"/>
          <w:szCs w:val="24"/>
        </w:rPr>
        <w:t xml:space="preserve"> account balance of </w:t>
      </w:r>
      <w:r w:rsidR="007578DA">
        <w:rPr>
          <w:rFonts w:asciiTheme="majorBidi" w:hAnsiTheme="majorBidi" w:cstheme="majorBidi"/>
          <w:sz w:val="24"/>
          <w:szCs w:val="24"/>
        </w:rPr>
        <w:t>1.245 million</w:t>
      </w:r>
      <w:r w:rsidRPr="00B35471">
        <w:rPr>
          <w:rFonts w:asciiTheme="majorBidi" w:hAnsiTheme="majorBidi" w:cstheme="majorBidi"/>
          <w:sz w:val="24"/>
          <w:szCs w:val="24"/>
        </w:rPr>
        <w:t xml:space="preserve"> acre-feet</w:t>
      </w:r>
      <w:r w:rsidR="000F7A2B">
        <w:rPr>
          <w:rFonts w:asciiTheme="majorBidi" w:hAnsiTheme="majorBidi" w:cstheme="majorBidi"/>
          <w:sz w:val="24"/>
          <w:szCs w:val="24"/>
        </w:rPr>
        <w:t xml:space="preserve"> (1.36 – 0.111 </w:t>
      </w:r>
      <w:r w:rsidR="002565E3">
        <w:rPr>
          <w:rFonts w:asciiTheme="majorBidi" w:hAnsiTheme="majorBidi" w:cstheme="majorBidi"/>
          <w:sz w:val="24"/>
          <w:szCs w:val="24"/>
        </w:rPr>
        <w:t xml:space="preserve">= 1.245 </w:t>
      </w:r>
      <w:r w:rsidR="000F7A2B">
        <w:rPr>
          <w:rFonts w:asciiTheme="majorBidi" w:hAnsiTheme="majorBidi" w:cstheme="majorBidi"/>
          <w:sz w:val="24"/>
          <w:szCs w:val="24"/>
        </w:rPr>
        <w:t>million acre-feet)</w:t>
      </w:r>
      <w:r w:rsidRPr="00B35471">
        <w:rPr>
          <w:rFonts w:asciiTheme="majorBidi" w:hAnsiTheme="majorBidi" w:cstheme="majorBidi"/>
          <w:sz w:val="24"/>
          <w:szCs w:val="24"/>
        </w:rPr>
        <w:t>. Lake Mead's storage reduced 1</w:t>
      </w:r>
      <w:r w:rsidR="007578DA">
        <w:rPr>
          <w:rFonts w:asciiTheme="majorBidi" w:hAnsiTheme="majorBidi" w:cstheme="majorBidi"/>
          <w:sz w:val="24"/>
          <w:szCs w:val="24"/>
        </w:rPr>
        <w:t>11</w:t>
      </w:r>
      <w:r w:rsidRPr="00B35471">
        <w:rPr>
          <w:rFonts w:asciiTheme="majorBidi" w:hAnsiTheme="majorBidi" w:cstheme="majorBidi"/>
          <w:sz w:val="24"/>
          <w:szCs w:val="24"/>
        </w:rPr>
        <w:t xml:space="preserve">,000 acre-feet from the anticipated volume had California withdrawn its </w:t>
      </w:r>
      <w:r w:rsidR="002565E3">
        <w:rPr>
          <w:rFonts w:asciiTheme="majorBidi" w:hAnsiTheme="majorBidi" w:cstheme="majorBidi"/>
          <w:sz w:val="24"/>
          <w:szCs w:val="24"/>
        </w:rPr>
        <w:t>legal entitlement</w:t>
      </w:r>
      <w:r w:rsidRPr="00B35471">
        <w:rPr>
          <w:rFonts w:asciiTheme="majorBidi" w:hAnsiTheme="majorBidi" w:cstheme="majorBidi"/>
          <w:sz w:val="24"/>
          <w:szCs w:val="24"/>
        </w:rPr>
        <w:t>.</w:t>
      </w:r>
      <w:r w:rsidR="00D46331" w:rsidRPr="00D46331">
        <w:rPr>
          <w:rFonts w:asciiTheme="majorBidi" w:hAnsiTheme="majorBidi" w:cstheme="majorBidi"/>
          <w:b/>
          <w:bCs/>
          <w:noProof/>
          <w:sz w:val="24"/>
          <w:szCs w:val="24"/>
        </w:rPr>
        <w:t xml:space="preserve"> </w:t>
      </w:r>
    </w:p>
    <w:p w14:paraId="332BD2C3" w14:textId="42F011B1" w:rsidR="00B35471" w:rsidRPr="00B35471" w:rsidRDefault="2CA6AFE3" w:rsidP="2CA6AFE3">
      <w:pPr>
        <w:rPr>
          <w:rFonts w:asciiTheme="majorBidi" w:hAnsiTheme="majorBidi" w:cstheme="majorBidi"/>
          <w:sz w:val="24"/>
          <w:szCs w:val="24"/>
        </w:rPr>
      </w:pPr>
      <w:r w:rsidRPr="2CA6AFE3">
        <w:rPr>
          <w:rFonts w:asciiTheme="majorBidi" w:hAnsiTheme="majorBidi" w:cstheme="majorBidi"/>
          <w:b/>
          <w:bCs/>
          <w:sz w:val="24"/>
          <w:szCs w:val="24"/>
        </w:rPr>
        <w:lastRenderedPageBreak/>
        <w:t>Program structure</w:t>
      </w:r>
      <w:r w:rsidRPr="2CA6AFE3">
        <w:rPr>
          <w:rFonts w:asciiTheme="majorBidi" w:hAnsiTheme="majorBidi" w:cstheme="majorBidi"/>
          <w:sz w:val="24"/>
          <w:szCs w:val="24"/>
        </w:rPr>
        <w:t xml:space="preserve">. The program limits credits and debits each year. The program also sets maximum water conservation account balances for the three Lower Basin states. The program also prohibits </w:t>
      </w:r>
      <w:del w:id="9" w:author="Erik Porse" w:date="2026-07-21T23:42:00Z" w16du:dateUtc="2026-07-21T23:42:56Z">
        <w:r w:rsidR="0094663E" w:rsidRPr="2CA6AFE3" w:rsidDel="2CA6AFE3">
          <w:rPr>
            <w:rFonts w:asciiTheme="majorBidi" w:hAnsiTheme="majorBidi" w:cstheme="majorBidi"/>
            <w:sz w:val="24"/>
            <w:szCs w:val="24"/>
          </w:rPr>
          <w:delText>withdraws</w:delText>
        </w:r>
      </w:del>
      <w:ins w:id="10" w:author="Erik Porse" w:date="2026-07-21T23:42:00Z" w16du:dateUtc="2026-07-21T23:42:56Z">
        <w:r w:rsidRPr="2CA6AFE3">
          <w:rPr>
            <w:rFonts w:asciiTheme="majorBidi" w:hAnsiTheme="majorBidi" w:cstheme="majorBidi"/>
            <w:sz w:val="24"/>
            <w:szCs w:val="24"/>
          </w:rPr>
          <w:t>withdrawals</w:t>
        </w:r>
      </w:ins>
      <w:r w:rsidRPr="2CA6AFE3">
        <w:rPr>
          <w:rFonts w:asciiTheme="majorBidi" w:hAnsiTheme="majorBidi" w:cstheme="majorBidi"/>
          <w:sz w:val="24"/>
          <w:szCs w:val="24"/>
        </w:rPr>
        <w:t xml:space="preserve"> above legal entitlements when Lake Mead storage is at or below 6.0 million acre-feet (reservoir elevation of 1,025 feet). The program assesses a 5% reduction in the first year to cover increased reservoir evaporation associated with a higher Lake Mead level and surface area. The program assesses a 3% reduction in subsequent years.</w:t>
      </w:r>
    </w:p>
    <w:p w14:paraId="6E004BB5" w14:textId="55CE8667" w:rsidR="00B35471" w:rsidRDefault="00B35471" w:rsidP="2CA6AFE3">
      <w:pPr>
        <w:rPr>
          <w:rFonts w:asciiTheme="majorBidi" w:hAnsiTheme="majorBidi" w:cstheme="majorBidi"/>
          <w:sz w:val="24"/>
          <w:szCs w:val="24"/>
        </w:rPr>
      </w:pPr>
      <w:r w:rsidRPr="2CA6AFE3">
        <w:rPr>
          <w:rFonts w:asciiTheme="majorBidi" w:hAnsiTheme="majorBidi" w:cstheme="majorBidi"/>
          <w:b/>
          <w:bCs/>
          <w:sz w:val="24"/>
          <w:szCs w:val="24"/>
        </w:rPr>
        <w:t>Interaction</w:t>
      </w:r>
      <w:r w:rsidR="00A30C9C" w:rsidRPr="2CA6AFE3">
        <w:rPr>
          <w:rFonts w:asciiTheme="majorBidi" w:hAnsiTheme="majorBidi" w:cstheme="majorBidi"/>
          <w:b/>
          <w:bCs/>
          <w:sz w:val="24"/>
          <w:szCs w:val="24"/>
        </w:rPr>
        <w:t>s</w:t>
      </w:r>
      <w:r w:rsidRPr="2CA6AFE3">
        <w:rPr>
          <w:rFonts w:asciiTheme="majorBidi" w:hAnsiTheme="majorBidi" w:cstheme="majorBidi"/>
          <w:b/>
          <w:bCs/>
          <w:sz w:val="24"/>
          <w:szCs w:val="24"/>
        </w:rPr>
        <w:t xml:space="preserve"> with </w:t>
      </w:r>
      <w:r w:rsidR="00DA46D2" w:rsidRPr="2CA6AFE3">
        <w:rPr>
          <w:rFonts w:asciiTheme="majorBidi" w:hAnsiTheme="majorBidi" w:cstheme="majorBidi"/>
          <w:b/>
          <w:bCs/>
          <w:sz w:val="24"/>
          <w:szCs w:val="24"/>
        </w:rPr>
        <w:t xml:space="preserve">the </w:t>
      </w:r>
      <w:r w:rsidRPr="2CA6AFE3">
        <w:rPr>
          <w:rFonts w:asciiTheme="majorBidi" w:hAnsiTheme="majorBidi" w:cstheme="majorBidi"/>
          <w:b/>
          <w:bCs/>
          <w:sz w:val="24"/>
          <w:szCs w:val="24"/>
        </w:rPr>
        <w:t xml:space="preserve">mandatory </w:t>
      </w:r>
      <w:r w:rsidR="00DA46D2" w:rsidRPr="2CA6AFE3">
        <w:rPr>
          <w:rFonts w:asciiTheme="majorBidi" w:hAnsiTheme="majorBidi" w:cstheme="majorBidi"/>
          <w:b/>
          <w:bCs/>
          <w:sz w:val="24"/>
          <w:szCs w:val="24"/>
        </w:rPr>
        <w:t xml:space="preserve">Lake Mead </w:t>
      </w:r>
      <w:r w:rsidRPr="2CA6AFE3">
        <w:rPr>
          <w:rFonts w:asciiTheme="majorBidi" w:hAnsiTheme="majorBidi" w:cstheme="majorBidi"/>
          <w:b/>
          <w:bCs/>
          <w:sz w:val="24"/>
          <w:szCs w:val="24"/>
        </w:rPr>
        <w:t xml:space="preserve">water </w:t>
      </w:r>
      <w:r w:rsidR="00DA46D2" w:rsidRPr="2CA6AFE3">
        <w:rPr>
          <w:rFonts w:asciiTheme="majorBidi" w:hAnsiTheme="majorBidi" w:cstheme="majorBidi"/>
          <w:b/>
          <w:bCs/>
          <w:sz w:val="24"/>
          <w:szCs w:val="24"/>
        </w:rPr>
        <w:t>shortage</w:t>
      </w:r>
      <w:r w:rsidRPr="2CA6AFE3">
        <w:rPr>
          <w:rFonts w:asciiTheme="majorBidi" w:hAnsiTheme="majorBidi" w:cstheme="majorBidi"/>
          <w:b/>
          <w:bCs/>
          <w:sz w:val="24"/>
          <w:szCs w:val="24"/>
        </w:rPr>
        <w:t xml:space="preserve"> program</w:t>
      </w:r>
      <w:r w:rsidRPr="2CA6AFE3">
        <w:rPr>
          <w:rFonts w:asciiTheme="majorBidi" w:hAnsiTheme="majorBidi" w:cstheme="majorBidi"/>
          <w:sz w:val="24"/>
          <w:szCs w:val="24"/>
        </w:rPr>
        <w:t xml:space="preserve">. </w:t>
      </w:r>
      <w:r w:rsidR="002565E3" w:rsidRPr="2CA6AFE3">
        <w:rPr>
          <w:rFonts w:asciiTheme="majorBidi" w:hAnsiTheme="majorBidi" w:cstheme="majorBidi"/>
          <w:sz w:val="24"/>
          <w:szCs w:val="24"/>
        </w:rPr>
        <w:t>Also i</w:t>
      </w:r>
      <w:r w:rsidR="006A4812" w:rsidRPr="2CA6AFE3">
        <w:rPr>
          <w:rFonts w:asciiTheme="majorBidi" w:hAnsiTheme="majorBidi" w:cstheme="majorBidi"/>
          <w:sz w:val="24"/>
          <w:szCs w:val="24"/>
        </w:rPr>
        <w:t>ntroduced in the Interim Guidelines and expanded in the Lower Basin Drought Contingency Plan</w:t>
      </w:r>
      <w:r w:rsidR="00DA46D2" w:rsidRPr="2CA6AFE3">
        <w:rPr>
          <w:rFonts w:asciiTheme="majorBidi" w:hAnsiTheme="majorBidi" w:cstheme="majorBidi"/>
          <w:sz w:val="24"/>
          <w:szCs w:val="24"/>
        </w:rPr>
        <w:t>, m</w:t>
      </w:r>
      <w:r w:rsidR="006A4812" w:rsidRPr="2CA6AFE3">
        <w:rPr>
          <w:rFonts w:asciiTheme="majorBidi" w:hAnsiTheme="majorBidi" w:cstheme="majorBidi"/>
          <w:sz w:val="24"/>
          <w:szCs w:val="24"/>
        </w:rPr>
        <w:t>andatory water shortages increase as Lake Mead’s level declines from</w:t>
      </w:r>
      <w:r w:rsidR="0019332E" w:rsidRPr="2CA6AFE3">
        <w:rPr>
          <w:rFonts w:asciiTheme="majorBidi" w:hAnsiTheme="majorBidi" w:cstheme="majorBidi"/>
          <w:sz w:val="24"/>
          <w:szCs w:val="24"/>
        </w:rPr>
        <w:t xml:space="preserve"> an</w:t>
      </w:r>
      <w:r w:rsidR="006A4812" w:rsidRPr="2CA6AFE3">
        <w:rPr>
          <w:rFonts w:asciiTheme="majorBidi" w:hAnsiTheme="majorBidi" w:cstheme="majorBidi"/>
          <w:sz w:val="24"/>
          <w:szCs w:val="24"/>
        </w:rPr>
        <w:t xml:space="preserve"> elevation </w:t>
      </w:r>
      <w:r w:rsidR="0019332E" w:rsidRPr="2CA6AFE3">
        <w:rPr>
          <w:rFonts w:asciiTheme="majorBidi" w:hAnsiTheme="majorBidi" w:cstheme="majorBidi"/>
          <w:sz w:val="24"/>
          <w:szCs w:val="24"/>
        </w:rPr>
        <w:t xml:space="preserve">of </w:t>
      </w:r>
      <w:r w:rsidR="006A4812" w:rsidRPr="2CA6AFE3">
        <w:rPr>
          <w:rFonts w:asciiTheme="majorBidi" w:hAnsiTheme="majorBidi" w:cstheme="majorBidi"/>
          <w:sz w:val="24"/>
          <w:szCs w:val="24"/>
        </w:rPr>
        <w:t>1,090 to 1,020 feet</w:t>
      </w:r>
      <w:r w:rsidR="00DA46D2" w:rsidRPr="2CA6AFE3">
        <w:rPr>
          <w:rFonts w:asciiTheme="majorBidi" w:hAnsiTheme="majorBidi" w:cstheme="majorBidi"/>
          <w:sz w:val="24"/>
          <w:szCs w:val="24"/>
        </w:rPr>
        <w:t xml:space="preserve"> </w:t>
      </w:r>
      <w:r w:rsidR="00DA46D2" w:rsidRPr="2CA6AFE3">
        <w:rPr>
          <w:rFonts w:asciiTheme="majorBidi" w:hAnsiTheme="majorBidi" w:cstheme="majorBidi"/>
          <w:sz w:val="24"/>
          <w:szCs w:val="24"/>
        </w:rPr>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rsidRPr="2CA6AFE3">
        <w:rPr>
          <w:rFonts w:asciiTheme="majorBidi" w:hAnsiTheme="majorBidi" w:cstheme="majorBidi"/>
          <w:sz w:val="24"/>
          <w:szCs w:val="24"/>
        </w:rPr>
        <w:instrText xml:space="preserve"> ADDIN EN.CITE </w:instrText>
      </w:r>
      <w:r w:rsidR="00DA46D2" w:rsidRPr="2CA6AFE3">
        <w:rPr>
          <w:rFonts w:asciiTheme="majorBidi" w:hAnsiTheme="majorBidi" w:cstheme="majorBidi"/>
          <w:sz w:val="24"/>
          <w:szCs w:val="24"/>
        </w:rPr>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rsidRPr="2CA6AFE3">
        <w:rPr>
          <w:rFonts w:asciiTheme="majorBidi" w:hAnsiTheme="majorBidi" w:cstheme="majorBidi"/>
          <w:sz w:val="24"/>
          <w:szCs w:val="24"/>
        </w:rPr>
        <w:instrText xml:space="preserve"> ADDIN EN.CITE.DATA </w:instrText>
      </w:r>
      <w:r w:rsidR="00DA46D2" w:rsidRPr="2CA6AFE3">
        <w:rPr>
          <w:rFonts w:asciiTheme="majorBidi" w:hAnsiTheme="majorBidi" w:cstheme="majorBidi"/>
          <w:sz w:val="24"/>
          <w:szCs w:val="24"/>
        </w:rPr>
      </w:r>
      <w:r w:rsidR="00DA46D2" w:rsidRPr="2CA6AFE3">
        <w:rPr>
          <w:rFonts w:asciiTheme="majorBidi" w:hAnsiTheme="majorBidi" w:cstheme="majorBidi"/>
          <w:sz w:val="24"/>
          <w:szCs w:val="24"/>
        </w:rPr>
        <w:fldChar w:fldCharType="end"/>
      </w:r>
      <w:r w:rsidR="00DA46D2" w:rsidRPr="2CA6AFE3">
        <w:rPr>
          <w:rFonts w:asciiTheme="majorBidi" w:hAnsiTheme="majorBidi" w:cstheme="majorBidi"/>
          <w:sz w:val="24"/>
          <w:szCs w:val="24"/>
        </w:rPr>
      </w:r>
      <w:r w:rsidR="00DA46D2" w:rsidRPr="2CA6AFE3">
        <w:rPr>
          <w:rFonts w:asciiTheme="majorBidi" w:hAnsiTheme="majorBidi" w:cstheme="majorBidi"/>
          <w:sz w:val="24"/>
          <w:szCs w:val="24"/>
        </w:rPr>
        <w:fldChar w:fldCharType="separate"/>
      </w:r>
      <w:r w:rsidR="00DA46D2" w:rsidRPr="2CA6AFE3">
        <w:rPr>
          <w:rFonts w:asciiTheme="majorBidi" w:hAnsiTheme="majorBidi" w:cstheme="majorBidi"/>
          <w:noProof/>
          <w:sz w:val="24"/>
          <w:szCs w:val="24"/>
        </w:rPr>
        <w:t>(Kuhn and Fleck, 2019; USBR, 2007a; USBR, 2019)</w:t>
      </w:r>
      <w:r w:rsidR="00DA46D2" w:rsidRPr="2CA6AFE3">
        <w:rPr>
          <w:rFonts w:asciiTheme="majorBidi" w:hAnsiTheme="majorBidi" w:cstheme="majorBidi"/>
          <w:sz w:val="24"/>
          <w:szCs w:val="24"/>
        </w:rPr>
        <w:fldChar w:fldCharType="end"/>
      </w:r>
      <w:r w:rsidR="006A4812" w:rsidRPr="2CA6AFE3">
        <w:rPr>
          <w:rFonts w:asciiTheme="majorBidi" w:hAnsiTheme="majorBidi" w:cstheme="majorBidi"/>
          <w:sz w:val="24"/>
          <w:szCs w:val="24"/>
        </w:rPr>
        <w:t>. Nonetheless, t</w:t>
      </w:r>
      <w:r w:rsidRPr="2CA6AFE3">
        <w:rPr>
          <w:rFonts w:asciiTheme="majorBidi" w:hAnsiTheme="majorBidi" w:cstheme="majorBidi"/>
          <w:sz w:val="24"/>
          <w:szCs w:val="24"/>
        </w:rPr>
        <w:t>h</w:t>
      </w:r>
      <w:r w:rsidR="00A30C9C" w:rsidRPr="2CA6AFE3">
        <w:rPr>
          <w:rFonts w:asciiTheme="majorBidi" w:hAnsiTheme="majorBidi" w:cstheme="majorBidi"/>
          <w:sz w:val="24"/>
          <w:szCs w:val="24"/>
        </w:rPr>
        <w:t xml:space="preserve">e </w:t>
      </w:r>
      <w:r w:rsidRPr="2CA6AFE3">
        <w:rPr>
          <w:rFonts w:asciiTheme="majorBidi" w:hAnsiTheme="majorBidi" w:cstheme="majorBidi"/>
          <w:sz w:val="24"/>
          <w:szCs w:val="24"/>
        </w:rPr>
        <w:t xml:space="preserve">2019 DCP allows states and contractors to debit their </w:t>
      </w:r>
      <w:r w:rsidR="006A4812" w:rsidRPr="2CA6AFE3">
        <w:rPr>
          <w:rFonts w:asciiTheme="majorBidi" w:hAnsiTheme="majorBidi" w:cstheme="majorBidi"/>
          <w:sz w:val="24"/>
          <w:szCs w:val="24"/>
        </w:rPr>
        <w:t xml:space="preserve">voluntary </w:t>
      </w:r>
      <w:r w:rsidRPr="2CA6AFE3">
        <w:rPr>
          <w:rFonts w:asciiTheme="majorBidi" w:hAnsiTheme="majorBidi" w:cstheme="majorBidi"/>
          <w:sz w:val="24"/>
          <w:szCs w:val="24"/>
        </w:rPr>
        <w:t>water conservation account balance</w:t>
      </w:r>
      <w:r w:rsidR="0019332E" w:rsidRPr="2CA6AFE3">
        <w:rPr>
          <w:rFonts w:asciiTheme="majorBidi" w:hAnsiTheme="majorBidi" w:cstheme="majorBidi"/>
          <w:sz w:val="24"/>
          <w:szCs w:val="24"/>
        </w:rPr>
        <w:t>s</w:t>
      </w:r>
      <w:r w:rsidRPr="2CA6AFE3">
        <w:rPr>
          <w:rFonts w:asciiTheme="majorBidi" w:hAnsiTheme="majorBidi" w:cstheme="majorBidi"/>
          <w:sz w:val="24"/>
          <w:szCs w:val="24"/>
        </w:rPr>
        <w:t xml:space="preserve"> to meet their mandatory reductions in water use. This transfer is an administrative action and does not change Lake Mead level. </w:t>
      </w:r>
      <w:r w:rsidR="0040398F" w:rsidRPr="2CA6AFE3">
        <w:rPr>
          <w:rFonts w:asciiTheme="majorBidi" w:hAnsiTheme="majorBidi" w:cstheme="majorBidi"/>
          <w:sz w:val="24"/>
          <w:szCs w:val="24"/>
        </w:rPr>
        <w:t xml:space="preserve">Recently, </w:t>
      </w:r>
      <w:r w:rsidR="00DA46D2" w:rsidRPr="2CA6AFE3">
        <w:rPr>
          <w:rFonts w:asciiTheme="majorBidi" w:hAnsiTheme="majorBidi" w:cstheme="majorBidi"/>
          <w:sz w:val="24"/>
          <w:szCs w:val="24"/>
        </w:rPr>
        <w:t xml:space="preserve">the </w:t>
      </w:r>
      <w:r w:rsidR="00DA46D2" w:rsidRPr="2CA6AFE3">
        <w:rPr>
          <w:rFonts w:asciiTheme="majorBidi" w:hAnsiTheme="majorBidi" w:cstheme="majorBidi"/>
          <w:sz w:val="24"/>
          <w:szCs w:val="24"/>
        </w:rPr>
        <w:fldChar w:fldCharType="begin"/>
      </w:r>
      <w:r w:rsidR="00DF7A37" w:rsidRPr="2CA6AFE3">
        <w:rPr>
          <w:rFonts w:asciiTheme="majorBidi" w:hAnsiTheme="majorBidi" w:cstheme="majorBidi"/>
          <w:sz w:val="24"/>
          <w:szCs w:val="24"/>
        </w:rPr>
        <w:instrText xml:space="preserve"> ADDIN EN.CITE &lt;EndNote&gt;&lt;Cite AuthorYear="1"&gt;&lt;Author&gt;USBR&lt;/Author&gt;&lt;Year&gt;2026&lt;/Year&gt;&lt;RecNum&gt;3107&lt;/RecNum&gt;&lt;DisplayText&gt;USBR (2026b)&lt;/DisplayText&gt;&lt;record&gt;&lt;rec-number&gt;3107&lt;/rec-number&gt;&lt;foreign-keys&gt;&lt;key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DA46D2" w:rsidRPr="2CA6AFE3">
        <w:rPr>
          <w:rFonts w:asciiTheme="majorBidi" w:hAnsiTheme="majorBidi" w:cstheme="majorBidi"/>
          <w:sz w:val="24"/>
          <w:szCs w:val="24"/>
        </w:rPr>
        <w:fldChar w:fldCharType="separate"/>
      </w:r>
      <w:r w:rsidR="00DF7A37" w:rsidRPr="2CA6AFE3">
        <w:rPr>
          <w:rFonts w:asciiTheme="majorBidi" w:hAnsiTheme="majorBidi" w:cstheme="majorBidi"/>
          <w:noProof/>
          <w:sz w:val="24"/>
          <w:szCs w:val="24"/>
        </w:rPr>
        <w:t>USBR (2026b)</w:t>
      </w:r>
      <w:r w:rsidR="00DA46D2" w:rsidRPr="2CA6AFE3">
        <w:rPr>
          <w:rFonts w:asciiTheme="majorBidi" w:hAnsiTheme="majorBidi" w:cstheme="majorBidi"/>
          <w:sz w:val="24"/>
          <w:szCs w:val="24"/>
        </w:rPr>
        <w:fldChar w:fldCharType="end"/>
      </w:r>
      <w:r w:rsidR="00DA46D2" w:rsidRPr="2CA6AFE3">
        <w:rPr>
          <w:rFonts w:asciiTheme="majorBidi" w:hAnsiTheme="majorBidi" w:cstheme="majorBidi"/>
          <w:sz w:val="24"/>
          <w:szCs w:val="24"/>
        </w:rPr>
        <w:t xml:space="preserve"> </w:t>
      </w:r>
      <w:r w:rsidR="0040398F" w:rsidRPr="2CA6AFE3">
        <w:rPr>
          <w:rFonts w:asciiTheme="majorBidi" w:hAnsiTheme="majorBidi" w:cstheme="majorBidi"/>
          <w:sz w:val="24"/>
          <w:szCs w:val="24"/>
        </w:rPr>
        <w:t xml:space="preserve">proposed to exclude mandatory </w:t>
      </w:r>
      <w:del w:id="11" w:author="Erik Porse" w:date="2026-07-21T23:42:00Z" w16du:dateUtc="2026-07-21T23:42:26Z">
        <w:r w:rsidRPr="2CA6AFE3" w:rsidDel="2CA6AFE3">
          <w:rPr>
            <w:rFonts w:asciiTheme="majorBidi" w:hAnsiTheme="majorBidi" w:cstheme="majorBidi"/>
            <w:sz w:val="24"/>
            <w:szCs w:val="24"/>
          </w:rPr>
          <w:delText>shotrages</w:delText>
        </w:r>
      </w:del>
      <w:ins w:id="12" w:author="Erik Porse" w:date="2026-07-21T23:42:00Z" w16du:dateUtc="2026-07-21T23:42:26Z">
        <w:r w:rsidR="00CA0401" w:rsidRPr="2CA6AFE3">
          <w:rPr>
            <w:rFonts w:asciiTheme="majorBidi" w:hAnsiTheme="majorBidi" w:cstheme="majorBidi"/>
            <w:sz w:val="24"/>
            <w:szCs w:val="24"/>
          </w:rPr>
          <w:t>shortages</w:t>
        </w:r>
      </w:ins>
      <w:r w:rsidR="0040398F" w:rsidRPr="2CA6AFE3">
        <w:rPr>
          <w:rFonts w:asciiTheme="majorBidi" w:hAnsiTheme="majorBidi" w:cstheme="majorBidi"/>
          <w:sz w:val="24"/>
          <w:szCs w:val="24"/>
        </w:rPr>
        <w:t xml:space="preserve"> (</w:t>
      </w:r>
      <w:r w:rsidR="0040398F" w:rsidRPr="2CA6AFE3">
        <w:rPr>
          <w:rFonts w:asciiTheme="majorBidi" w:hAnsiTheme="majorBidi" w:cstheme="majorBidi"/>
          <w:i/>
          <w:iCs/>
          <w:sz w:val="24"/>
          <w:szCs w:val="24"/>
        </w:rPr>
        <w:t>M</w:t>
      </w:r>
      <w:r w:rsidR="0040398F" w:rsidRPr="2CA6AFE3">
        <w:rPr>
          <w:rFonts w:asciiTheme="majorBidi" w:hAnsiTheme="majorBidi" w:cstheme="majorBidi"/>
          <w:i/>
          <w:iCs/>
          <w:sz w:val="24"/>
          <w:szCs w:val="24"/>
          <w:vertAlign w:val="subscript"/>
        </w:rPr>
        <w:t>i</w:t>
      </w:r>
      <w:r w:rsidR="00104950" w:rsidRPr="2CA6AFE3">
        <w:rPr>
          <w:rFonts w:asciiTheme="majorBidi" w:hAnsiTheme="majorBidi" w:cstheme="majorBidi"/>
          <w:i/>
          <w:iCs/>
          <w:sz w:val="24"/>
          <w:szCs w:val="24"/>
        </w:rPr>
        <w:t xml:space="preserve"> </w:t>
      </w:r>
      <w:r w:rsidR="00104950" w:rsidRPr="2CA6AFE3">
        <w:rPr>
          <w:rFonts w:asciiTheme="majorBidi" w:hAnsiTheme="majorBidi" w:cstheme="majorBidi"/>
          <w:sz w:val="24"/>
          <w:szCs w:val="24"/>
        </w:rPr>
        <w:t>[million acre-feet per year]</w:t>
      </w:r>
      <w:r w:rsidR="0040398F" w:rsidRPr="2CA6AFE3">
        <w:rPr>
          <w:rFonts w:asciiTheme="majorBidi" w:hAnsiTheme="majorBidi" w:cstheme="majorBidi"/>
          <w:sz w:val="24"/>
          <w:szCs w:val="24"/>
        </w:rPr>
        <w:t xml:space="preserve">) from the calculation of voluntary credits (Eq. 2).  </w:t>
      </w:r>
    </w:p>
    <w:p w14:paraId="27B47431" w14:textId="77777777" w:rsidR="00104950" w:rsidRDefault="00000000" w:rsidP="003D7A1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 0</m:t>
            </m:r>
          </m:e>
        </m:d>
        <m:r>
          <w:rPr>
            <w:rFonts w:ascii="Cambria Math" w:hAnsi="Cambria Math" w:cstheme="majorBidi"/>
            <w:sz w:val="24"/>
            <w:szCs w:val="24"/>
          </w:rPr>
          <m:t>,   ∀i</m:t>
        </m:r>
      </m:oMath>
      <w:r w:rsidR="003D7A18">
        <w:rPr>
          <w:rFonts w:asciiTheme="majorBidi" w:eastAsiaTheme="minorEastAsia" w:hAnsiTheme="majorBidi" w:cstheme="majorBidi"/>
          <w:sz w:val="24"/>
          <w:szCs w:val="24"/>
        </w:rPr>
        <w:t xml:space="preserve">      [Eq. 2]</w:t>
      </w:r>
      <w:r w:rsidR="00104950">
        <w:rPr>
          <w:rFonts w:asciiTheme="majorBidi" w:eastAsiaTheme="minorEastAsia" w:hAnsiTheme="majorBidi" w:cstheme="majorBidi"/>
          <w:sz w:val="24"/>
          <w:szCs w:val="24"/>
        </w:rPr>
        <w:t xml:space="preserve"> </w:t>
      </w:r>
    </w:p>
    <w:p w14:paraId="62176EC0" w14:textId="5460D259" w:rsidR="003D7A18" w:rsidRPr="00995C1C" w:rsidRDefault="00104950" w:rsidP="00104950">
      <w:pPr>
        <w:rPr>
          <w:rFonts w:asciiTheme="majorBidi" w:hAnsiTheme="majorBidi" w:cstheme="majorBidi"/>
          <w:sz w:val="24"/>
          <w:szCs w:val="24"/>
        </w:rPr>
      </w:pPr>
      <w:r>
        <w:rPr>
          <w:rFonts w:asciiTheme="majorBidi" w:hAnsiTheme="majorBidi" w:cstheme="majorBidi"/>
          <w:sz w:val="24"/>
          <w:szCs w:val="24"/>
        </w:rPr>
        <w:t>Here, A, E, and D are defined previously in Eq. 1.</w:t>
      </w:r>
    </w:p>
    <w:p w14:paraId="13DB2B1A" w14:textId="71199D44" w:rsidR="00DA46D2" w:rsidRDefault="00123A0D" w:rsidP="009C69F0">
      <w:pPr>
        <w:pStyle w:val="NoSpacing"/>
      </w:pPr>
      <w:r>
        <w:t xml:space="preserve">We draw and report annual data on water conservation account balances, credits, and debits from </w:t>
      </w:r>
      <w:r w:rsidR="00125197">
        <w:t>USBR</w:t>
      </w:r>
      <w:r w:rsidR="00F51705">
        <w:t>’</w:t>
      </w:r>
      <w:r>
        <w:t xml:space="preserve">s water accounting reports </w:t>
      </w:r>
      <w:r w:rsidR="00DF7A37">
        <w:fldChar w:fldCharType="begin"/>
      </w:r>
      <w:r w:rsidR="00DF7A37">
        <w:instrText xml:space="preserve"> ADDIN EN.CITE &lt;EndNote&gt;&lt;Cite&gt;&lt;Author&gt;USBR&lt;/Author&gt;&lt;Year&gt;2026&lt;/Year&gt;&lt;RecNum&gt;2772&lt;/RecNum&gt;&lt;DisplayText&gt;(USBR, 2026a)&lt;/DisplayText&gt;&lt;record&gt;&lt;rec-number&gt;2772&lt;/rec-number&gt;&lt;foreign-keys&gt;&lt;key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Reports&lt;/title&gt;&lt;/titles&gt;&lt;dates&gt;&lt;year&gt;2026&lt;/year&gt;&lt;/dates&gt;&lt;publisher&gt;U.S. Bureau of Reclamation&lt;/publisher&gt;&lt;urls&gt;&lt;related-urls&gt;&lt;url&gt;https://www.usbr.gov/lc/region/g4000/wtracct.html&lt;/url&gt;&lt;/related-urls&gt;&lt;/urls&gt;&lt;/record&gt;&lt;/Cite&gt;&lt;/EndNote&gt;</w:instrText>
      </w:r>
      <w:r w:rsidR="00DF7A37">
        <w:fldChar w:fldCharType="separate"/>
      </w:r>
      <w:r w:rsidR="00DF7A37">
        <w:rPr>
          <w:noProof/>
        </w:rPr>
        <w:t>(USBR, 2026a)</w:t>
      </w:r>
      <w:r w:rsidR="00DF7A37">
        <w:fldChar w:fldCharType="end"/>
      </w:r>
      <w:r>
        <w:t>. The data span the period 2007 to 2025.</w:t>
      </w:r>
    </w:p>
    <w:p w14:paraId="2FFA55F9" w14:textId="690075BD" w:rsidR="00B35471" w:rsidRPr="00B35471" w:rsidRDefault="00850701" w:rsidP="001E3AFB">
      <w:pPr>
        <w:pStyle w:val="Heading1"/>
      </w:pPr>
      <w:r>
        <w:t xml:space="preserve">Program </w:t>
      </w:r>
      <w:r w:rsidR="00B35471" w:rsidRPr="00B35471">
        <w:t>Successes</w:t>
      </w:r>
    </w:p>
    <w:p w14:paraId="4E90705D" w14:textId="47500C42" w:rsidR="00A30C9C" w:rsidRDefault="05BCB3E9" w:rsidP="2CA6AFE3">
      <w:pPr>
        <w:pStyle w:val="ListParagraph"/>
        <w:numPr>
          <w:ilvl w:val="0"/>
          <w:numId w:val="16"/>
        </w:numPr>
        <w:rPr>
          <w:rFonts w:asciiTheme="majorBidi" w:hAnsiTheme="majorBidi" w:cstheme="majorBidi"/>
          <w:sz w:val="24"/>
          <w:szCs w:val="24"/>
        </w:rPr>
      </w:pPr>
      <w:r w:rsidRPr="05BCB3E9">
        <w:rPr>
          <w:rFonts w:asciiTheme="majorBidi" w:hAnsiTheme="majorBidi" w:cstheme="majorBidi"/>
          <w:sz w:val="24"/>
          <w:szCs w:val="24"/>
        </w:rPr>
        <w:t xml:space="preserve">Since 2007, California, Arizona, and Nevada have collectively conserved and </w:t>
      </w:r>
      <w:ins w:id="13" w:author="Anabelle Myers" w:date="2026-07-23T22:32:00Z" w16du:dateUtc="2026-07-23T22:32:18Z">
        <w:r w:rsidRPr="05BCB3E9">
          <w:rPr>
            <w:rFonts w:asciiTheme="majorBidi" w:hAnsiTheme="majorBidi" w:cstheme="majorBidi"/>
            <w:sz w:val="24"/>
            <w:szCs w:val="24"/>
          </w:rPr>
          <w:t xml:space="preserve">have </w:t>
        </w:r>
      </w:ins>
      <w:ins w:id="14" w:author="Erik Porse" w:date="2026-07-21T23:43:00Z" w16du:dateUtc="2026-07-21T23:43:27Z">
        <w:r w:rsidRPr="05BCB3E9">
          <w:rPr>
            <w:rFonts w:asciiTheme="majorBidi" w:hAnsiTheme="majorBidi" w:cstheme="majorBidi"/>
            <w:sz w:val="24"/>
            <w:szCs w:val="24"/>
          </w:rPr>
          <w:t xml:space="preserve">been </w:t>
        </w:r>
      </w:ins>
      <w:r w:rsidRPr="05BCB3E9">
        <w:rPr>
          <w:rFonts w:asciiTheme="majorBidi" w:hAnsiTheme="majorBidi" w:cstheme="majorBidi"/>
          <w:sz w:val="24"/>
          <w:szCs w:val="24"/>
        </w:rPr>
        <w:t>credited 4.4 million acre-feet of water (Figure 1).</w:t>
      </w:r>
    </w:p>
    <w:p w14:paraId="65E6B3DF" w14:textId="7E9AE6C2" w:rsidR="00D771A6" w:rsidRPr="00A30C9C" w:rsidRDefault="00D771A6" w:rsidP="00D771A6">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 xml:space="preserve">Of those credits, </w:t>
      </w:r>
      <w:r w:rsidRPr="00A30C9C">
        <w:rPr>
          <w:rFonts w:asciiTheme="majorBidi" w:hAnsiTheme="majorBidi" w:cstheme="majorBidi"/>
          <w:sz w:val="24"/>
          <w:szCs w:val="24"/>
        </w:rPr>
        <w:t>3.</w:t>
      </w:r>
      <w:r>
        <w:rPr>
          <w:rFonts w:asciiTheme="majorBidi" w:hAnsiTheme="majorBidi" w:cstheme="majorBidi"/>
          <w:sz w:val="24"/>
          <w:szCs w:val="24"/>
        </w:rPr>
        <w:t>6</w:t>
      </w:r>
      <w:r w:rsidRPr="00A30C9C">
        <w:rPr>
          <w:rFonts w:asciiTheme="majorBidi" w:hAnsiTheme="majorBidi" w:cstheme="majorBidi"/>
          <w:sz w:val="24"/>
          <w:szCs w:val="24"/>
        </w:rPr>
        <w:t xml:space="preserve"> million acre-feet of water</w:t>
      </w:r>
      <w:r w:rsidR="006A4812">
        <w:rPr>
          <w:rFonts w:asciiTheme="majorBidi" w:hAnsiTheme="majorBidi" w:cstheme="majorBidi"/>
          <w:sz w:val="24"/>
          <w:szCs w:val="24"/>
        </w:rPr>
        <w:t xml:space="preserve"> remain in Lake Mead</w:t>
      </w:r>
      <w:r w:rsidRPr="00A30C9C">
        <w:rPr>
          <w:rFonts w:asciiTheme="majorBidi" w:hAnsiTheme="majorBidi" w:cstheme="majorBidi"/>
          <w:sz w:val="24"/>
          <w:szCs w:val="24"/>
        </w:rPr>
        <w:t xml:space="preserve"> (Figure </w:t>
      </w:r>
      <w:r>
        <w:rPr>
          <w:rFonts w:asciiTheme="majorBidi" w:hAnsiTheme="majorBidi" w:cstheme="majorBidi"/>
          <w:sz w:val="24"/>
          <w:szCs w:val="24"/>
        </w:rPr>
        <w:t>2</w:t>
      </w:r>
      <w:r w:rsidRPr="00A30C9C">
        <w:rPr>
          <w:rFonts w:asciiTheme="majorBidi" w:hAnsiTheme="majorBidi" w:cstheme="majorBidi"/>
          <w:sz w:val="24"/>
          <w:szCs w:val="24"/>
        </w:rPr>
        <w:t>)</w:t>
      </w:r>
      <w:r>
        <w:rPr>
          <w:rFonts w:asciiTheme="majorBidi" w:hAnsiTheme="majorBidi" w:cstheme="majorBidi"/>
          <w:sz w:val="24"/>
          <w:szCs w:val="24"/>
        </w:rPr>
        <w:t>.</w:t>
      </w:r>
    </w:p>
    <w:p w14:paraId="5E8F6028" w14:textId="2C23D525" w:rsidR="00D771A6" w:rsidRPr="00A30C9C" w:rsidRDefault="05BCB3E9" w:rsidP="05BCB3E9">
      <w:pPr>
        <w:pStyle w:val="ListParagraph"/>
        <w:numPr>
          <w:ilvl w:val="0"/>
          <w:numId w:val="16"/>
        </w:numPr>
        <w:rPr>
          <w:rFonts w:asciiTheme="majorBidi" w:hAnsiTheme="majorBidi" w:cstheme="majorBidi"/>
          <w:sz w:val="24"/>
          <w:szCs w:val="24"/>
        </w:rPr>
      </w:pPr>
      <w:r w:rsidRPr="05BCB3E9">
        <w:rPr>
          <w:rFonts w:asciiTheme="majorBidi" w:hAnsiTheme="majorBidi" w:cstheme="majorBidi"/>
          <w:sz w:val="24"/>
          <w:szCs w:val="24"/>
        </w:rPr>
        <w:t xml:space="preserve">Each state holds account balances </w:t>
      </w:r>
      <w:del w:id="15" w:author="Anabelle Myers" w:date="2026-07-23T22:33:00Z" w16du:dateUtc="2026-07-23T22:33:10Z">
        <w:r w:rsidR="00D771A6" w:rsidRPr="05BCB3E9" w:rsidDel="05BCB3E9">
          <w:rPr>
            <w:rFonts w:asciiTheme="majorBidi" w:hAnsiTheme="majorBidi" w:cstheme="majorBidi"/>
            <w:sz w:val="24"/>
            <w:szCs w:val="24"/>
          </w:rPr>
          <w:delText xml:space="preserve">of </w:delText>
        </w:r>
      </w:del>
      <w:r w:rsidRPr="05BCB3E9">
        <w:rPr>
          <w:rFonts w:asciiTheme="majorBidi" w:hAnsiTheme="majorBidi" w:cstheme="majorBidi"/>
          <w:sz w:val="24"/>
          <w:szCs w:val="24"/>
        </w:rPr>
        <w:t>between 0.7 (Arizona) to 1.7 (California) million acre-feet (Figure 2).</w:t>
      </w:r>
    </w:p>
    <w:p w14:paraId="3D68B8D2" w14:textId="1B5EFDD0" w:rsidR="00D771A6" w:rsidRPr="00A30C9C" w:rsidRDefault="7D7A4023" w:rsidP="7D7A4023">
      <w:pPr>
        <w:pStyle w:val="ListParagraph"/>
        <w:numPr>
          <w:ilvl w:val="0"/>
          <w:numId w:val="16"/>
        </w:numPr>
        <w:rPr>
          <w:rFonts w:asciiTheme="majorBidi" w:hAnsiTheme="majorBidi" w:cstheme="majorBidi"/>
          <w:sz w:val="24"/>
          <w:szCs w:val="24"/>
        </w:rPr>
      </w:pPr>
      <w:r w:rsidRPr="7D7A4023">
        <w:rPr>
          <w:rFonts w:asciiTheme="majorBidi" w:hAnsiTheme="majorBidi" w:cstheme="majorBidi"/>
          <w:sz w:val="24"/>
          <w:szCs w:val="24"/>
        </w:rPr>
        <w:t xml:space="preserve">Account balances are often significant by comparison to consumptive use. For example, Nevada's 2025 water conservation account balance of 890,000 acre-feet is nearly </w:t>
      </w:r>
      <w:del w:id="16" w:author="Anabelle Myers" w:date="2026-07-23T22:36:00Z" w16du:dateUtc="2026-07-23T22:36:08Z">
        <w:r w:rsidR="00AF2C73" w:rsidRPr="7D7A4023" w:rsidDel="7D7A4023">
          <w:rPr>
            <w:rFonts w:asciiTheme="majorBidi" w:hAnsiTheme="majorBidi" w:cstheme="majorBidi"/>
            <w:sz w:val="24"/>
            <w:szCs w:val="24"/>
          </w:rPr>
          <w:delText>3</w:delText>
        </w:r>
      </w:del>
      <w:ins w:id="17" w:author="Anabelle Myers" w:date="2026-07-23T22:36:00Z" w16du:dateUtc="2026-07-23T22:36:06Z">
        <w:r w:rsidRPr="7D7A4023">
          <w:rPr>
            <w:rFonts w:asciiTheme="majorBidi" w:hAnsiTheme="majorBidi" w:cstheme="majorBidi"/>
            <w:sz w:val="24"/>
            <w:szCs w:val="24"/>
          </w:rPr>
          <w:t>three</w:t>
        </w:r>
      </w:ins>
      <w:r w:rsidRPr="7D7A4023">
        <w:rPr>
          <w:rFonts w:asciiTheme="majorBidi" w:hAnsiTheme="majorBidi" w:cstheme="majorBidi"/>
          <w:sz w:val="24"/>
          <w:szCs w:val="24"/>
        </w:rPr>
        <w:t xml:space="preserve"> times its legal entitlement of 300,000 acre-feet and almost 4.5 times its recent consumptive use of near 200,000 acre-feet per year.</w:t>
      </w:r>
    </w:p>
    <w:p w14:paraId="75872568" w14:textId="405BDC59" w:rsidR="00D771A6" w:rsidRPr="00A30C9C" w:rsidRDefault="00D771A6" w:rsidP="00D771A6">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Total conserved water has</w:t>
      </w:r>
      <w:r w:rsidRPr="00A30C9C">
        <w:rPr>
          <w:rFonts w:asciiTheme="majorBidi" w:hAnsiTheme="majorBidi" w:cstheme="majorBidi"/>
          <w:sz w:val="24"/>
          <w:szCs w:val="24"/>
        </w:rPr>
        <w:t xml:space="preserve"> grown </w:t>
      </w:r>
      <w:r>
        <w:rPr>
          <w:rFonts w:asciiTheme="majorBidi" w:hAnsiTheme="majorBidi" w:cstheme="majorBidi"/>
          <w:sz w:val="24"/>
          <w:szCs w:val="24"/>
        </w:rPr>
        <w:t>since 2016 (Figure 2)</w:t>
      </w:r>
      <w:r w:rsidRPr="00A30C9C">
        <w:rPr>
          <w:rFonts w:asciiTheme="majorBidi" w:hAnsiTheme="majorBidi" w:cstheme="majorBidi"/>
          <w:sz w:val="24"/>
          <w:szCs w:val="24"/>
        </w:rPr>
        <w:t>.</w:t>
      </w:r>
    </w:p>
    <w:p w14:paraId="1F003464" w14:textId="64BEC7AC" w:rsidR="00D771A6" w:rsidRDefault="2CA6AFE3" w:rsidP="2CA6AFE3">
      <w:pPr>
        <w:pStyle w:val="ListParagraph"/>
        <w:numPr>
          <w:ilvl w:val="0"/>
          <w:numId w:val="16"/>
        </w:numPr>
        <w:rPr>
          <w:rFonts w:asciiTheme="majorBidi" w:hAnsiTheme="majorBidi" w:cstheme="majorBidi"/>
          <w:sz w:val="24"/>
          <w:szCs w:val="24"/>
        </w:rPr>
      </w:pPr>
      <w:r w:rsidRPr="2CA6AFE3">
        <w:rPr>
          <w:rFonts w:asciiTheme="majorBidi" w:hAnsiTheme="majorBidi" w:cstheme="majorBidi"/>
          <w:sz w:val="24"/>
          <w:szCs w:val="24"/>
        </w:rPr>
        <w:t>Participation has exceeded the upper limits for credits allowed by the Interim Guidelines (Figure 2)</w:t>
      </w:r>
      <w:del w:id="18" w:author="Erik Porse" w:date="2026-07-21T23:44:00Z" w16du:dateUtc="2026-07-21T23:44:00Z">
        <w:r w:rsidR="00D771A6" w:rsidRPr="2CA6AFE3" w:rsidDel="2CA6AFE3">
          <w:rPr>
            <w:rFonts w:asciiTheme="majorBidi" w:hAnsiTheme="majorBidi" w:cstheme="majorBidi"/>
            <w:sz w:val="24"/>
            <w:szCs w:val="24"/>
          </w:rPr>
          <w:delText xml:space="preserve">. This </w:delText>
        </w:r>
      </w:del>
      <w:del w:id="19" w:author="Erik Porse" w:date="2026-07-21T23:43:00Z" w16du:dateUtc="2026-07-21T23:43:54Z">
        <w:r w:rsidR="00D771A6" w:rsidRPr="2CA6AFE3" w:rsidDel="2CA6AFE3">
          <w:rPr>
            <w:rFonts w:asciiTheme="majorBidi" w:hAnsiTheme="majorBidi" w:cstheme="majorBidi"/>
            <w:sz w:val="24"/>
            <w:szCs w:val="24"/>
          </w:rPr>
          <w:delText xml:space="preserve">excess </w:delText>
        </w:r>
      </w:del>
      <w:del w:id="20" w:author="Erik Porse" w:date="2026-07-21T23:44:00Z" w16du:dateUtc="2026-07-21T23:44:00Z">
        <w:r w:rsidR="00D771A6" w:rsidRPr="2CA6AFE3" w:rsidDel="2CA6AFE3">
          <w:rPr>
            <w:rFonts w:asciiTheme="majorBidi" w:hAnsiTheme="majorBidi" w:cstheme="majorBidi"/>
            <w:sz w:val="24"/>
            <w:szCs w:val="24"/>
          </w:rPr>
          <w:delText>shows</w:delText>
        </w:r>
      </w:del>
      <w:ins w:id="21" w:author="Erik Porse" w:date="2026-07-21T23:44:00Z" w16du:dateUtc="2026-07-21T23:44:01Z">
        <w:r w:rsidRPr="2CA6AFE3">
          <w:rPr>
            <w:rFonts w:asciiTheme="majorBidi" w:hAnsiTheme="majorBidi" w:cstheme="majorBidi"/>
            <w:sz w:val="24"/>
            <w:szCs w:val="24"/>
          </w:rPr>
          <w:t>, showing that</w:t>
        </w:r>
      </w:ins>
      <w:r w:rsidRPr="2CA6AFE3">
        <w:rPr>
          <w:rFonts w:asciiTheme="majorBidi" w:hAnsiTheme="majorBidi" w:cstheme="majorBidi"/>
          <w:sz w:val="24"/>
          <w:szCs w:val="24"/>
        </w:rPr>
        <w:t xml:space="preserve"> the program has grown beyond the expectations of the designers of the program.</w:t>
      </w:r>
    </w:p>
    <w:p w14:paraId="2F4ACCCF" w14:textId="26ACA21C" w:rsidR="00D771A6" w:rsidRDefault="00A20857" w:rsidP="00D771A6">
      <w:pPr>
        <w:ind w:left="360"/>
        <w:rPr>
          <w:rFonts w:asciiTheme="majorBidi" w:hAnsiTheme="majorBidi" w:cstheme="majorBidi"/>
          <w:b/>
          <w:bCs/>
          <w:sz w:val="20"/>
          <w:szCs w:val="20"/>
        </w:rPr>
      </w:pPr>
      <w:r>
        <w:rPr>
          <w:noProof/>
        </w:rPr>
        <w:lastRenderedPageBreak/>
        <w:drawing>
          <wp:inline distT="0" distB="0" distL="0" distR="0" wp14:anchorId="47D3D6E0" wp14:editId="31F78122">
            <wp:extent cx="5076967" cy="3300029"/>
            <wp:effectExtent l="0" t="0" r="0" b="0"/>
            <wp:docPr id="35688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87135" name=""/>
                    <pic:cNvPicPr/>
                  </pic:nvPicPr>
                  <pic:blipFill>
                    <a:blip r:embed="rId17"/>
                    <a:stretch>
                      <a:fillRect/>
                    </a:stretch>
                  </pic:blipFill>
                  <pic:spPr>
                    <a:xfrm>
                      <a:off x="0" y="0"/>
                      <a:ext cx="5108409" cy="3320467"/>
                    </a:xfrm>
                    <a:prstGeom prst="rect">
                      <a:avLst/>
                    </a:prstGeom>
                  </pic:spPr>
                </pic:pic>
              </a:graphicData>
            </a:graphic>
          </wp:inline>
        </w:drawing>
      </w:r>
    </w:p>
    <w:p w14:paraId="002C893D" w14:textId="6E75910F" w:rsidR="00D771A6" w:rsidRDefault="00D771A6" w:rsidP="00D771A6">
      <w:pPr>
        <w:ind w:left="360"/>
        <w:rPr>
          <w:rFonts w:asciiTheme="majorBidi" w:hAnsiTheme="majorBidi" w:cstheme="majorBidi"/>
          <w:b/>
          <w:bCs/>
          <w:sz w:val="24"/>
          <w:szCs w:val="24"/>
        </w:rPr>
      </w:pPr>
      <w:r w:rsidRPr="00D771A6">
        <w:rPr>
          <w:rFonts w:asciiTheme="majorBidi" w:hAnsiTheme="majorBidi" w:cstheme="majorBidi"/>
          <w:b/>
          <w:bCs/>
          <w:sz w:val="24"/>
          <w:szCs w:val="24"/>
        </w:rPr>
        <w:t>Figure 1. Lake Mead water conservation account annual credits and debits.</w:t>
      </w:r>
    </w:p>
    <w:p w14:paraId="4D104BD6" w14:textId="77777777" w:rsidR="00D771A6" w:rsidRPr="00D771A6" w:rsidRDefault="00D771A6" w:rsidP="00D771A6">
      <w:pPr>
        <w:ind w:left="360"/>
        <w:rPr>
          <w:rFonts w:asciiTheme="majorBidi" w:hAnsiTheme="majorBidi" w:cstheme="majorBidi"/>
          <w:b/>
          <w:bCs/>
          <w:sz w:val="24"/>
          <w:szCs w:val="24"/>
        </w:rPr>
      </w:pPr>
    </w:p>
    <w:p w14:paraId="1289D033" w14:textId="02C3609F" w:rsidR="00D771A6" w:rsidRPr="00D771A6" w:rsidRDefault="00A20857" w:rsidP="00D771A6">
      <w:pPr>
        <w:rPr>
          <w:rFonts w:asciiTheme="majorBidi" w:hAnsiTheme="majorBidi" w:cstheme="majorBidi"/>
          <w:sz w:val="24"/>
          <w:szCs w:val="24"/>
        </w:rPr>
      </w:pPr>
      <w:r>
        <w:rPr>
          <w:noProof/>
        </w:rPr>
        <w:drawing>
          <wp:inline distT="0" distB="0" distL="0" distR="0" wp14:anchorId="1C5E690A" wp14:editId="3B3C1464">
            <wp:extent cx="5438633" cy="3581014"/>
            <wp:effectExtent l="0" t="0" r="0" b="635"/>
            <wp:docPr id="1032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1964" name=""/>
                    <pic:cNvPicPr/>
                  </pic:nvPicPr>
                  <pic:blipFill>
                    <a:blip r:embed="rId18"/>
                    <a:stretch>
                      <a:fillRect/>
                    </a:stretch>
                  </pic:blipFill>
                  <pic:spPr>
                    <a:xfrm>
                      <a:off x="0" y="0"/>
                      <a:ext cx="5443988" cy="3584540"/>
                    </a:xfrm>
                    <a:prstGeom prst="rect">
                      <a:avLst/>
                    </a:prstGeom>
                  </pic:spPr>
                </pic:pic>
              </a:graphicData>
            </a:graphic>
          </wp:inline>
        </w:drawing>
      </w:r>
    </w:p>
    <w:p w14:paraId="64DA96D8" w14:textId="631B2007" w:rsidR="00D771A6" w:rsidRPr="00D771A6" w:rsidRDefault="00D771A6" w:rsidP="00D771A6">
      <w:pPr>
        <w:rPr>
          <w:rFonts w:asciiTheme="majorBidi" w:hAnsiTheme="majorBidi" w:cstheme="majorBidi"/>
          <w:b/>
          <w:bCs/>
          <w:sz w:val="24"/>
          <w:szCs w:val="24"/>
        </w:rPr>
      </w:pPr>
      <w:r w:rsidRPr="00D771A6">
        <w:rPr>
          <w:rFonts w:asciiTheme="majorBidi" w:hAnsiTheme="majorBidi" w:cstheme="majorBidi"/>
          <w:b/>
          <w:bCs/>
          <w:sz w:val="24"/>
          <w:szCs w:val="24"/>
        </w:rPr>
        <w:t xml:space="preserve">Figure 2. Lake Mead </w:t>
      </w:r>
      <w:r w:rsidR="008C0854">
        <w:rPr>
          <w:rFonts w:asciiTheme="majorBidi" w:hAnsiTheme="majorBidi" w:cstheme="majorBidi"/>
          <w:b/>
          <w:bCs/>
          <w:sz w:val="24"/>
          <w:szCs w:val="24"/>
        </w:rPr>
        <w:t>w</w:t>
      </w:r>
      <w:r w:rsidRPr="00D771A6">
        <w:rPr>
          <w:rFonts w:asciiTheme="majorBidi" w:hAnsiTheme="majorBidi" w:cstheme="majorBidi"/>
          <w:b/>
          <w:bCs/>
          <w:sz w:val="24"/>
          <w:szCs w:val="24"/>
        </w:rPr>
        <w:t xml:space="preserve">ater </w:t>
      </w:r>
      <w:r w:rsidR="008C0854">
        <w:rPr>
          <w:rFonts w:asciiTheme="majorBidi" w:hAnsiTheme="majorBidi" w:cstheme="majorBidi"/>
          <w:b/>
          <w:bCs/>
          <w:sz w:val="24"/>
          <w:szCs w:val="24"/>
        </w:rPr>
        <w:t>c</w:t>
      </w:r>
      <w:r w:rsidRPr="00D771A6">
        <w:rPr>
          <w:rFonts w:asciiTheme="majorBidi" w:hAnsiTheme="majorBidi" w:cstheme="majorBidi"/>
          <w:b/>
          <w:bCs/>
          <w:sz w:val="24"/>
          <w:szCs w:val="24"/>
        </w:rPr>
        <w:t xml:space="preserve">onservation </w:t>
      </w:r>
      <w:r w:rsidR="008C0854">
        <w:rPr>
          <w:rFonts w:asciiTheme="majorBidi" w:hAnsiTheme="majorBidi" w:cstheme="majorBidi"/>
          <w:b/>
          <w:bCs/>
          <w:sz w:val="24"/>
          <w:szCs w:val="24"/>
        </w:rPr>
        <w:t>a</w:t>
      </w:r>
      <w:r w:rsidRPr="00D771A6">
        <w:rPr>
          <w:rFonts w:asciiTheme="majorBidi" w:hAnsiTheme="majorBidi" w:cstheme="majorBidi"/>
          <w:b/>
          <w:bCs/>
          <w:sz w:val="24"/>
          <w:szCs w:val="24"/>
        </w:rPr>
        <w:t xml:space="preserve">ccount </w:t>
      </w:r>
      <w:r w:rsidR="008C0854">
        <w:rPr>
          <w:rFonts w:asciiTheme="majorBidi" w:hAnsiTheme="majorBidi" w:cstheme="majorBidi"/>
          <w:b/>
          <w:bCs/>
          <w:sz w:val="24"/>
          <w:szCs w:val="24"/>
        </w:rPr>
        <w:t>b</w:t>
      </w:r>
      <w:r w:rsidRPr="00D771A6">
        <w:rPr>
          <w:rFonts w:asciiTheme="majorBidi" w:hAnsiTheme="majorBidi" w:cstheme="majorBidi"/>
          <w:b/>
          <w:bCs/>
          <w:sz w:val="24"/>
          <w:szCs w:val="24"/>
        </w:rPr>
        <w:t>alances.</w:t>
      </w:r>
    </w:p>
    <w:p w14:paraId="76811AC9" w14:textId="77777777" w:rsidR="00D771A6" w:rsidRDefault="00D771A6" w:rsidP="00D771A6">
      <w:pPr>
        <w:pStyle w:val="ListParagraph"/>
        <w:rPr>
          <w:rFonts w:asciiTheme="majorBidi" w:hAnsiTheme="majorBidi" w:cstheme="majorBidi"/>
          <w:sz w:val="24"/>
          <w:szCs w:val="24"/>
        </w:rPr>
      </w:pPr>
    </w:p>
    <w:p w14:paraId="610174D6" w14:textId="0ECD8B06" w:rsidR="009C23C4" w:rsidRPr="00A30C9C" w:rsidRDefault="54C28CE3" w:rsidP="54C28CE3">
      <w:pPr>
        <w:pStyle w:val="ListParagraph"/>
        <w:numPr>
          <w:ilvl w:val="0"/>
          <w:numId w:val="16"/>
        </w:numPr>
        <w:rPr>
          <w:rFonts w:asciiTheme="majorBidi" w:hAnsiTheme="majorBidi" w:cstheme="majorBidi"/>
          <w:sz w:val="24"/>
          <w:szCs w:val="24"/>
        </w:rPr>
      </w:pPr>
      <w:r w:rsidRPr="54C28CE3">
        <w:rPr>
          <w:rFonts w:asciiTheme="majorBidi" w:hAnsiTheme="majorBidi" w:cstheme="majorBidi"/>
          <w:sz w:val="24"/>
          <w:szCs w:val="24"/>
        </w:rPr>
        <w:lastRenderedPageBreak/>
        <w:t xml:space="preserve">Mexico has conserved and </w:t>
      </w:r>
      <w:ins w:id="22" w:author="Anabelle Myers" w:date="2026-07-23T22:44:00Z" w16du:dateUtc="2026-07-23T22:44:32Z">
        <w:r w:rsidRPr="54C28CE3">
          <w:rPr>
            <w:rFonts w:asciiTheme="majorBidi" w:hAnsiTheme="majorBidi" w:cstheme="majorBidi"/>
            <w:sz w:val="24"/>
            <w:szCs w:val="24"/>
          </w:rPr>
          <w:t xml:space="preserve">have been </w:t>
        </w:r>
      </w:ins>
      <w:r w:rsidRPr="54C28CE3">
        <w:rPr>
          <w:rFonts w:asciiTheme="majorBidi" w:hAnsiTheme="majorBidi" w:cstheme="majorBidi"/>
          <w:sz w:val="24"/>
          <w:szCs w:val="24"/>
        </w:rPr>
        <w:t>credited 0.22 million acre-feet of water of which 0.13 million acre-feet remain in Lake Mead.</w:t>
      </w:r>
    </w:p>
    <w:p w14:paraId="7F4F5FF4" w14:textId="5037D3F6" w:rsidR="00A30C9C" w:rsidRDefault="00B35471" w:rsidP="491C0A8F">
      <w:pPr>
        <w:pStyle w:val="ListParagraph"/>
        <w:numPr>
          <w:ilvl w:val="0"/>
          <w:numId w:val="16"/>
        </w:numPr>
        <w:rPr>
          <w:rFonts w:asciiTheme="majorBidi" w:hAnsiTheme="majorBidi" w:cstheme="majorBidi"/>
          <w:sz w:val="24"/>
          <w:szCs w:val="24"/>
        </w:rPr>
      </w:pPr>
      <w:r w:rsidRPr="491C0A8F">
        <w:rPr>
          <w:rFonts w:asciiTheme="majorBidi" w:hAnsiTheme="majorBidi" w:cstheme="majorBidi"/>
          <w:sz w:val="24"/>
          <w:szCs w:val="24"/>
        </w:rPr>
        <w:t>The program has conserved more water than other voluntary</w:t>
      </w:r>
      <w:r w:rsidR="002C3CB6" w:rsidRPr="491C0A8F">
        <w:rPr>
          <w:rFonts w:asciiTheme="majorBidi" w:hAnsiTheme="majorBidi" w:cstheme="majorBidi"/>
          <w:sz w:val="24"/>
          <w:szCs w:val="24"/>
        </w:rPr>
        <w:t xml:space="preserve">, </w:t>
      </w:r>
      <w:r w:rsidRPr="491C0A8F">
        <w:rPr>
          <w:rFonts w:asciiTheme="majorBidi" w:hAnsiTheme="majorBidi" w:cstheme="majorBidi"/>
          <w:sz w:val="24"/>
          <w:szCs w:val="24"/>
        </w:rPr>
        <w:t>compensated</w:t>
      </w:r>
      <w:r w:rsidR="002C3CB6" w:rsidRPr="491C0A8F">
        <w:rPr>
          <w:rFonts w:asciiTheme="majorBidi" w:hAnsiTheme="majorBidi" w:cstheme="majorBidi"/>
          <w:sz w:val="24"/>
          <w:szCs w:val="24"/>
        </w:rPr>
        <w:t xml:space="preserve">, or </w:t>
      </w:r>
      <w:r w:rsidR="000C0D07" w:rsidRPr="491C0A8F">
        <w:rPr>
          <w:rFonts w:asciiTheme="majorBidi" w:hAnsiTheme="majorBidi" w:cstheme="majorBidi"/>
          <w:sz w:val="24"/>
          <w:szCs w:val="24"/>
        </w:rPr>
        <w:t>mandatory</w:t>
      </w:r>
      <w:r w:rsidRPr="491C0A8F">
        <w:rPr>
          <w:rFonts w:asciiTheme="majorBidi" w:hAnsiTheme="majorBidi" w:cstheme="majorBidi"/>
          <w:sz w:val="24"/>
          <w:szCs w:val="24"/>
        </w:rPr>
        <w:t xml:space="preserve"> </w:t>
      </w:r>
      <w:r w:rsidR="00F1593B" w:rsidRPr="491C0A8F">
        <w:rPr>
          <w:rFonts w:asciiTheme="majorBidi" w:hAnsiTheme="majorBidi" w:cstheme="majorBidi"/>
          <w:sz w:val="24"/>
          <w:szCs w:val="24"/>
        </w:rPr>
        <w:t>Colorado River B</w:t>
      </w:r>
      <w:r w:rsidR="00B819A4" w:rsidRPr="491C0A8F">
        <w:rPr>
          <w:rFonts w:asciiTheme="majorBidi" w:hAnsiTheme="majorBidi" w:cstheme="majorBidi"/>
          <w:sz w:val="24"/>
          <w:szCs w:val="24"/>
        </w:rPr>
        <w:t xml:space="preserve">asin </w:t>
      </w:r>
      <w:r w:rsidRPr="491C0A8F">
        <w:rPr>
          <w:rFonts w:asciiTheme="majorBidi" w:hAnsiTheme="majorBidi" w:cstheme="majorBidi"/>
          <w:sz w:val="24"/>
          <w:szCs w:val="24"/>
        </w:rPr>
        <w:t>water conservation program</w:t>
      </w:r>
      <w:ins w:id="23" w:author="Erik Porse" w:date="2026-07-21T23:45:00Z" w16du:dateUtc="2026-07-21T23:45:19Z">
        <w:r w:rsidRPr="491C0A8F">
          <w:rPr>
            <w:rFonts w:asciiTheme="majorBidi" w:hAnsiTheme="majorBidi" w:cstheme="majorBidi"/>
            <w:sz w:val="24"/>
            <w:szCs w:val="24"/>
          </w:rPr>
          <w:t>s</w:t>
        </w:r>
      </w:ins>
      <w:r w:rsidRPr="491C0A8F">
        <w:rPr>
          <w:rFonts w:asciiTheme="majorBidi" w:hAnsiTheme="majorBidi" w:cstheme="majorBidi"/>
          <w:sz w:val="24"/>
          <w:szCs w:val="24"/>
        </w:rPr>
        <w:t xml:space="preserve"> </w:t>
      </w:r>
      <w:r w:rsidR="00B767B9" w:rsidRPr="491C0A8F">
        <w:rPr>
          <w:rFonts w:asciiTheme="majorBidi" w:hAnsiTheme="majorBidi" w:cstheme="majorBidi"/>
          <w:sz w:val="24"/>
          <w:szCs w:val="24"/>
        </w:rPr>
        <w:fldChar w:fldCharType="begin">
          <w:fldData xml:space="preserve">PEVuZE5vdGU+PENpdGU+PEF1dGhvcj5BbGxoYW5kczwvQXV0aG9yPjxZZWFyPjIwMjE8L1llYXI+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</w:fldData>
        </w:fldChar>
      </w:r>
      <w:r w:rsidR="00DF7A37" w:rsidRPr="491C0A8F">
        <w:rPr>
          <w:rFonts w:asciiTheme="majorBidi" w:hAnsiTheme="majorBidi" w:cstheme="majorBidi"/>
          <w:sz w:val="24"/>
          <w:szCs w:val="24"/>
        </w:rPr>
        <w:instrText xml:space="preserve"> ADDIN EN.CITE </w:instrText>
      </w:r>
      <w:r w:rsidR="00DF7A37" w:rsidRPr="491C0A8F">
        <w:rPr>
          <w:rFonts w:asciiTheme="majorBidi" w:hAnsiTheme="majorBidi" w:cstheme="majorBidi"/>
          <w:sz w:val="24"/>
          <w:szCs w:val="24"/>
        </w:rPr>
        <w:fldChar w:fldCharType="begin">
          <w:fldData xml:space="preserve">PEVuZE5vdGU+PENpdGU+PEF1dGhvcj5BbGxoYW5kczwvQXV0aG9yPjxZZWFyPjIwMjE8L1llYXI+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</w:fldData>
        </w:fldChar>
      </w:r>
      <w:r w:rsidR="00DF7A37" w:rsidRPr="491C0A8F">
        <w:rPr>
          <w:rFonts w:asciiTheme="majorBidi" w:hAnsiTheme="majorBidi" w:cstheme="majorBidi"/>
          <w:sz w:val="24"/>
          <w:szCs w:val="24"/>
        </w:rPr>
        <w:instrText xml:space="preserve"> ADDIN EN.CITE.DATA </w:instrText>
      </w:r>
      <w:r w:rsidR="00DF7A37" w:rsidRPr="491C0A8F">
        <w:rPr>
          <w:rFonts w:asciiTheme="majorBidi" w:hAnsiTheme="majorBidi" w:cstheme="majorBidi"/>
          <w:sz w:val="24"/>
          <w:szCs w:val="24"/>
        </w:rPr>
      </w:r>
      <w:r w:rsidR="00DF7A37" w:rsidRPr="491C0A8F">
        <w:rPr>
          <w:rFonts w:asciiTheme="majorBidi" w:hAnsiTheme="majorBidi" w:cstheme="majorBidi"/>
          <w:sz w:val="24"/>
          <w:szCs w:val="24"/>
        </w:rPr>
        <w:fldChar w:fldCharType="end"/>
      </w:r>
      <w:r w:rsidR="00B767B9" w:rsidRPr="491C0A8F">
        <w:rPr>
          <w:rFonts w:asciiTheme="majorBidi" w:hAnsiTheme="majorBidi" w:cstheme="majorBidi"/>
          <w:sz w:val="24"/>
          <w:szCs w:val="24"/>
        </w:rPr>
      </w:r>
      <w:r w:rsidR="00B767B9" w:rsidRPr="491C0A8F">
        <w:rPr>
          <w:rFonts w:asciiTheme="majorBidi" w:hAnsiTheme="majorBidi" w:cstheme="majorBidi"/>
          <w:sz w:val="24"/>
          <w:szCs w:val="24"/>
        </w:rPr>
        <w:fldChar w:fldCharType="separate"/>
      </w:r>
      <w:r w:rsidR="00DF7A37" w:rsidRPr="491C0A8F">
        <w:rPr>
          <w:rFonts w:asciiTheme="majorBidi" w:hAnsiTheme="majorBidi" w:cstheme="majorBidi"/>
          <w:noProof/>
          <w:sz w:val="24"/>
          <w:szCs w:val="24"/>
        </w:rPr>
        <w:t>(Table 1; Allhands, 2021; UCRC, 2018; UCRC, 2024; USBR, 2021; USBR, 2026a)</w:t>
      </w:r>
      <w:r w:rsidR="00B767B9" w:rsidRPr="491C0A8F">
        <w:rPr>
          <w:rFonts w:asciiTheme="majorBidi" w:hAnsiTheme="majorBidi" w:cstheme="majorBidi"/>
          <w:sz w:val="24"/>
          <w:szCs w:val="24"/>
        </w:rPr>
        <w:fldChar w:fldCharType="end"/>
      </w:r>
    </w:p>
    <w:p w14:paraId="63E86FE4" w14:textId="77777777" w:rsidR="00DA46D2" w:rsidRDefault="00DA46D2" w:rsidP="002C3CB6">
      <w:pPr>
        <w:ind w:left="360"/>
        <w:rPr>
          <w:rFonts w:asciiTheme="majorBidi" w:hAnsiTheme="majorBidi" w:cstheme="majorBidi"/>
          <w:b/>
          <w:bCs/>
          <w:sz w:val="24"/>
          <w:szCs w:val="24"/>
        </w:rPr>
      </w:pPr>
    </w:p>
    <w:p w14:paraId="5B92A8C2" w14:textId="362D01D2" w:rsidR="002C3CB6" w:rsidRPr="000C0D07" w:rsidRDefault="002C3CB6" w:rsidP="002C3CB6">
      <w:pPr>
        <w:ind w:left="360"/>
        <w:rPr>
          <w:rFonts w:asciiTheme="majorBidi" w:hAnsiTheme="majorBidi" w:cstheme="majorBidi"/>
          <w:b/>
          <w:bCs/>
          <w:sz w:val="24"/>
          <w:szCs w:val="24"/>
        </w:rPr>
      </w:pPr>
      <w:r w:rsidRPr="000C0D07">
        <w:rPr>
          <w:rFonts w:asciiTheme="majorBidi" w:hAnsiTheme="majorBidi" w:cstheme="majorBidi"/>
          <w:b/>
          <w:bCs/>
          <w:sz w:val="24"/>
          <w:szCs w:val="24"/>
        </w:rPr>
        <w:t xml:space="preserve">Table </w:t>
      </w:r>
      <w:r w:rsidR="00DD4E86">
        <w:rPr>
          <w:rFonts w:asciiTheme="majorBidi" w:hAnsiTheme="majorBidi" w:cstheme="majorBidi"/>
          <w:b/>
          <w:bCs/>
          <w:sz w:val="24"/>
          <w:szCs w:val="24"/>
        </w:rPr>
        <w:t>1</w:t>
      </w:r>
      <w:r w:rsidRPr="000C0D07">
        <w:rPr>
          <w:rFonts w:asciiTheme="majorBidi" w:hAnsiTheme="majorBidi" w:cstheme="majorBidi"/>
          <w:b/>
          <w:bCs/>
          <w:sz w:val="24"/>
          <w:szCs w:val="24"/>
        </w:rPr>
        <w:t>. Colorado River Basin water conservation programs and accomplishments.</w:t>
      </w:r>
    </w:p>
    <w:p w14:paraId="3525688B" w14:textId="59D0162B" w:rsidR="002C3CB6" w:rsidRPr="002C3CB6" w:rsidRDefault="000C0D07" w:rsidP="002C3CB6">
      <w:pPr>
        <w:ind w:left="360"/>
        <w:rPr>
          <w:rFonts w:asciiTheme="majorBidi" w:hAnsiTheme="majorBidi" w:cstheme="majorBidi"/>
          <w:sz w:val="24"/>
          <w:szCs w:val="24"/>
        </w:rPr>
      </w:pPr>
      <w:r w:rsidRPr="000C0D07">
        <w:rPr>
          <w:noProof/>
        </w:rPr>
        <w:drawing>
          <wp:inline distT="0" distB="0" distL="0" distR="0" wp14:anchorId="1469C920" wp14:editId="5A1F6266">
            <wp:extent cx="5371106" cy="1444345"/>
            <wp:effectExtent l="0" t="0" r="1270" b="3810"/>
            <wp:docPr id="214324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8239" cy="1448952"/>
                    </a:xfrm>
                    <a:prstGeom prst="rect">
                      <a:avLst/>
                    </a:prstGeom>
                    <a:noFill/>
                    <a:ln>
                      <a:noFill/>
                    </a:ln>
                  </pic:spPr>
                </pic:pic>
              </a:graphicData>
            </a:graphic>
          </wp:inline>
        </w:drawing>
      </w:r>
    </w:p>
    <w:p w14:paraId="034E84BF" w14:textId="77777777" w:rsidR="00F538D5" w:rsidRDefault="00F538D5" w:rsidP="00F538D5">
      <w:pPr>
        <w:pStyle w:val="ListParagraph"/>
        <w:rPr>
          <w:rFonts w:asciiTheme="majorBidi" w:hAnsiTheme="majorBidi" w:cstheme="majorBidi"/>
          <w:sz w:val="24"/>
          <w:szCs w:val="24"/>
        </w:rPr>
      </w:pPr>
    </w:p>
    <w:p w14:paraId="1157639C" w14:textId="33E3A7A0" w:rsidR="000C0D07" w:rsidRDefault="56D2CFD7" w:rsidP="491C0A8F">
      <w:pPr>
        <w:pStyle w:val="ListParagraph"/>
        <w:numPr>
          <w:ilvl w:val="0"/>
          <w:numId w:val="16"/>
        </w:numPr>
        <w:rPr>
          <w:rFonts w:asciiTheme="majorBidi" w:hAnsiTheme="majorBidi" w:cstheme="majorBidi"/>
          <w:sz w:val="24"/>
          <w:szCs w:val="24"/>
        </w:rPr>
      </w:pPr>
      <w:r w:rsidRPr="56D2CFD7">
        <w:rPr>
          <w:rFonts w:asciiTheme="majorBidi" w:hAnsiTheme="majorBidi" w:cstheme="majorBidi"/>
          <w:sz w:val="24"/>
          <w:szCs w:val="24"/>
        </w:rPr>
        <w:t xml:space="preserve">States have some additional autonomy for reservoir </w:t>
      </w:r>
      <w:commentRangeStart w:id="24"/>
      <w:r w:rsidRPr="56D2CFD7">
        <w:rPr>
          <w:rFonts w:asciiTheme="majorBidi" w:hAnsiTheme="majorBidi" w:cstheme="majorBidi"/>
          <w:sz w:val="24"/>
          <w:szCs w:val="24"/>
        </w:rPr>
        <w:t xml:space="preserve">withdraws </w:t>
      </w:r>
      <w:commentRangeEnd w:id="24"/>
      <w:r w:rsidR="00B35471" w:rsidRPr="56D2CFD7">
        <w:rPr>
          <w:rStyle w:val="CommentReference"/>
          <w:rFonts w:asciiTheme="majorBidi" w:hAnsiTheme="majorBidi" w:cstheme="majorBidi"/>
          <w:sz w:val="24"/>
          <w:szCs w:val="24"/>
        </w:rPr>
        <w:commentReference w:id="24"/>
      </w:r>
      <w:r w:rsidRPr="56D2CFD7">
        <w:rPr>
          <w:rFonts w:asciiTheme="majorBidi" w:hAnsiTheme="majorBidi" w:cstheme="majorBidi"/>
          <w:sz w:val="24"/>
          <w:szCs w:val="24"/>
        </w:rPr>
        <w:t xml:space="preserve">and </w:t>
      </w:r>
      <w:del w:id="25" w:author="Anabelle Myers" w:date="2026-07-23T22:46:00Z" w16du:dateUtc="2026-07-23T22:46:21Z">
        <w:r w:rsidR="00B35471" w:rsidRPr="56D2CFD7" w:rsidDel="56D2CFD7">
          <w:rPr>
            <w:rFonts w:asciiTheme="majorBidi" w:hAnsiTheme="majorBidi" w:cstheme="majorBidi"/>
            <w:sz w:val="24"/>
            <w:szCs w:val="24"/>
          </w:rPr>
          <w:delText>to manage</w:delText>
        </w:r>
      </w:del>
      <w:r w:rsidRPr="56D2CFD7">
        <w:rPr>
          <w:rFonts w:asciiTheme="majorBidi" w:hAnsiTheme="majorBidi" w:cstheme="majorBidi"/>
          <w:sz w:val="24"/>
          <w:szCs w:val="24"/>
        </w:rPr>
        <w:t xml:space="preserve"> vulnerability </w:t>
      </w:r>
      <w:ins w:id="26" w:author="Anabelle Myers" w:date="2026-07-23T22:46:00Z" w16du:dateUtc="2026-07-23T22:46:25Z">
        <w:r w:rsidRPr="56D2CFD7">
          <w:rPr>
            <w:rFonts w:asciiTheme="majorBidi" w:hAnsiTheme="majorBidi" w:cstheme="majorBidi"/>
            <w:sz w:val="24"/>
            <w:szCs w:val="24"/>
          </w:rPr>
          <w:t xml:space="preserve">management </w:t>
        </w:r>
      </w:ins>
      <w:r w:rsidRPr="56D2CFD7">
        <w:rPr>
          <w:rFonts w:asciiTheme="majorBidi" w:hAnsiTheme="majorBidi" w:cstheme="majorBidi"/>
          <w:sz w:val="24"/>
          <w:szCs w:val="24"/>
        </w:rPr>
        <w:t xml:space="preserve">independent of other </w:t>
      </w:r>
      <w:del w:id="27" w:author="Erik Porse" w:date="2026-07-21T23:46:00Z" w16du:dateUtc="2026-07-21T23:46:45Z">
        <w:r w:rsidR="00B35471" w:rsidRPr="56D2CFD7" w:rsidDel="56D2CFD7">
          <w:rPr>
            <w:rFonts w:asciiTheme="majorBidi" w:hAnsiTheme="majorBidi" w:cstheme="majorBidi"/>
            <w:sz w:val="24"/>
            <w:szCs w:val="24"/>
          </w:rPr>
          <w:delText>states</w:delText>
        </w:r>
      </w:del>
      <w:ins w:id="28" w:author="Erik Porse" w:date="2026-07-21T23:46:00Z" w16du:dateUtc="2026-07-21T23:46:45Z">
        <w:r w:rsidRPr="56D2CFD7">
          <w:rPr>
            <w:rFonts w:asciiTheme="majorBidi" w:hAnsiTheme="majorBidi" w:cstheme="majorBidi"/>
            <w:sz w:val="24"/>
            <w:szCs w:val="24"/>
          </w:rPr>
          <w:t>states'</w:t>
        </w:r>
      </w:ins>
      <w:r w:rsidRPr="56D2CFD7">
        <w:rPr>
          <w:rFonts w:asciiTheme="majorBidi" w:hAnsiTheme="majorBidi" w:cstheme="majorBidi"/>
          <w:sz w:val="24"/>
          <w:szCs w:val="24"/>
        </w:rPr>
        <w:t xml:space="preserve"> activities</w:t>
      </w:r>
      <w:ins w:id="29" w:author="Anabelle Myers" w:date="2026-07-23T22:47:00Z" w16du:dateUtc="2026-07-23T22:47:08Z">
        <w:r w:rsidRPr="56D2CFD7">
          <w:rPr>
            <w:rFonts w:asciiTheme="majorBidi" w:hAnsiTheme="majorBidi" w:cstheme="majorBidi"/>
            <w:sz w:val="24"/>
            <w:szCs w:val="24"/>
          </w:rPr>
          <w:t xml:space="preserve"> which</w:t>
        </w:r>
      </w:ins>
      <w:del w:id="30" w:author="Anabelle Myers" w:date="2026-07-23T22:47:00Z" w16du:dateUtc="2026-07-23T22:47:05Z">
        <w:r w:rsidR="00B35471" w:rsidRPr="56D2CFD7" w:rsidDel="56D2CFD7">
          <w:rPr>
            <w:rFonts w:asciiTheme="majorBidi" w:hAnsiTheme="majorBidi" w:cstheme="majorBidi"/>
            <w:sz w:val="24"/>
            <w:szCs w:val="24"/>
          </w:rPr>
          <w:delText>. This autonomy</w:delText>
        </w:r>
      </w:del>
      <w:r w:rsidRPr="56D2CFD7">
        <w:rPr>
          <w:rFonts w:asciiTheme="majorBidi" w:hAnsiTheme="majorBidi" w:cstheme="majorBidi"/>
          <w:sz w:val="24"/>
          <w:szCs w:val="24"/>
        </w:rPr>
        <w:t xml:space="preserve"> reduces conflict.</w:t>
      </w:r>
    </w:p>
    <w:p w14:paraId="66B3945F" w14:textId="26247C0E" w:rsidR="00B35471" w:rsidRPr="00A30C9C" w:rsidRDefault="00641483" w:rsidP="00A30C9C">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Since 2022, t</w:t>
      </w:r>
      <w:r w:rsidR="004606F9">
        <w:rPr>
          <w:rFonts w:asciiTheme="majorBidi" w:hAnsiTheme="majorBidi" w:cstheme="majorBidi"/>
          <w:sz w:val="24"/>
          <w:szCs w:val="24"/>
        </w:rPr>
        <w:t>he water conservation program</w:t>
      </w:r>
      <w:r w:rsidR="001D4581">
        <w:rPr>
          <w:rFonts w:asciiTheme="majorBidi" w:hAnsiTheme="majorBidi" w:cstheme="majorBidi"/>
          <w:sz w:val="24"/>
          <w:szCs w:val="24"/>
        </w:rPr>
        <w:t xml:space="preserve"> </w:t>
      </w:r>
      <w:r>
        <w:rPr>
          <w:rFonts w:asciiTheme="majorBidi" w:hAnsiTheme="majorBidi" w:cstheme="majorBidi"/>
          <w:sz w:val="24"/>
          <w:szCs w:val="24"/>
        </w:rPr>
        <w:t xml:space="preserve">has </w:t>
      </w:r>
      <w:r w:rsidR="004606F9">
        <w:rPr>
          <w:rFonts w:asciiTheme="majorBidi" w:hAnsiTheme="majorBidi" w:cstheme="majorBidi"/>
          <w:sz w:val="24"/>
          <w:szCs w:val="24"/>
        </w:rPr>
        <w:t>kept Lake Mead’s storage above the 5.9 million-acre feet</w:t>
      </w:r>
      <w:r w:rsidR="00561273">
        <w:rPr>
          <w:rFonts w:asciiTheme="majorBidi" w:hAnsiTheme="majorBidi" w:cstheme="majorBidi"/>
          <w:sz w:val="24"/>
          <w:szCs w:val="24"/>
        </w:rPr>
        <w:t xml:space="preserve"> protection </w:t>
      </w:r>
      <w:r w:rsidR="00F1593B">
        <w:rPr>
          <w:rFonts w:asciiTheme="majorBidi" w:hAnsiTheme="majorBidi" w:cstheme="majorBidi"/>
          <w:sz w:val="24"/>
          <w:szCs w:val="24"/>
        </w:rPr>
        <w:t>volume</w:t>
      </w:r>
      <w:r w:rsidR="00561273">
        <w:rPr>
          <w:rFonts w:asciiTheme="majorBidi" w:hAnsiTheme="majorBidi" w:cstheme="majorBidi"/>
          <w:sz w:val="24"/>
          <w:szCs w:val="24"/>
        </w:rPr>
        <w:t xml:space="preserve"> (elevation 1,020 feet</w:t>
      </w:r>
      <w:r w:rsidR="00850701">
        <w:rPr>
          <w:rFonts w:asciiTheme="majorBidi" w:hAnsiTheme="majorBidi" w:cstheme="majorBidi"/>
          <w:sz w:val="24"/>
          <w:szCs w:val="24"/>
        </w:rPr>
        <w:t xml:space="preserve">) </w:t>
      </w:r>
      <w:r>
        <w:rPr>
          <w:rFonts w:asciiTheme="majorBidi" w:hAnsiTheme="majorBidi" w:cstheme="majorBidi"/>
          <w:sz w:val="24"/>
          <w:szCs w:val="24"/>
        </w:rPr>
        <w:t>defined in the Lower Basin Drought Contingency Plan</w:t>
      </w:r>
      <w:r w:rsidR="00850701">
        <w:rPr>
          <w:rFonts w:asciiTheme="majorBidi" w:hAnsiTheme="majorBidi" w:cstheme="majorBidi"/>
          <w:sz w:val="24"/>
          <w:szCs w:val="24"/>
        </w:rPr>
        <w:t xml:space="preserve"> (</w:t>
      </w:r>
      <w:r w:rsidR="00561273">
        <w:rPr>
          <w:rFonts w:asciiTheme="majorBidi" w:hAnsiTheme="majorBidi" w:cstheme="majorBidi"/>
          <w:sz w:val="24"/>
          <w:szCs w:val="24"/>
        </w:rPr>
        <w:t>Figure 3)</w:t>
      </w:r>
      <w:r w:rsidR="00B35471" w:rsidRPr="00A30C9C">
        <w:rPr>
          <w:rFonts w:asciiTheme="majorBidi" w:hAnsiTheme="majorBidi" w:cstheme="majorBidi"/>
          <w:sz w:val="24"/>
          <w:szCs w:val="24"/>
        </w:rPr>
        <w:t>.</w:t>
      </w:r>
    </w:p>
    <w:p w14:paraId="404DB9A6" w14:textId="77777777" w:rsidR="001E591F" w:rsidRDefault="001E591F" w:rsidP="00B35471">
      <w:pPr>
        <w:rPr>
          <w:rFonts w:asciiTheme="majorBidi" w:hAnsiTheme="majorBidi" w:cstheme="majorBidi"/>
          <w:sz w:val="24"/>
          <w:szCs w:val="24"/>
        </w:rPr>
      </w:pPr>
    </w:p>
    <w:p w14:paraId="54556FBF" w14:textId="4570FEAC" w:rsidR="001E591F" w:rsidRDefault="00A20857" w:rsidP="00B35471">
      <w:pPr>
        <w:rPr>
          <w:rFonts w:asciiTheme="majorBidi" w:hAnsiTheme="majorBidi" w:cstheme="majorBidi"/>
          <w:sz w:val="24"/>
          <w:szCs w:val="24"/>
        </w:rPr>
      </w:pPr>
      <w:r>
        <w:rPr>
          <w:noProof/>
        </w:rPr>
        <w:lastRenderedPageBreak/>
        <w:drawing>
          <wp:inline distT="0" distB="0" distL="0" distR="0" wp14:anchorId="1AE6E068" wp14:editId="4DEC36AD">
            <wp:extent cx="5943600" cy="4307840"/>
            <wp:effectExtent l="0" t="0" r="3810" b="1905"/>
            <wp:docPr id="18741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21741" name=""/>
                    <pic:cNvPicPr/>
                  </pic:nvPicPr>
                  <pic:blipFill>
                    <a:blip r:embed="rId20"/>
                    <a:stretch>
                      <a:fillRect/>
                    </a:stretch>
                  </pic:blipFill>
                  <pic:spPr>
                    <a:xfrm>
                      <a:off x="0" y="0"/>
                      <a:ext cx="5943600" cy="4307840"/>
                    </a:xfrm>
                    <a:prstGeom prst="rect">
                      <a:avLst/>
                    </a:prstGeom>
                  </pic:spPr>
                </pic:pic>
              </a:graphicData>
            </a:graphic>
          </wp:inline>
        </w:drawing>
      </w:r>
    </w:p>
    <w:p w14:paraId="04DCB2CD" w14:textId="169874E6" w:rsidR="0092122A" w:rsidRDefault="49C41AB1" w:rsidP="49C41AB1">
      <w:pPr>
        <w:rPr>
          <w:rFonts w:asciiTheme="majorBidi" w:hAnsiTheme="majorBidi" w:cstheme="majorBidi"/>
          <w:sz w:val="24"/>
          <w:szCs w:val="24"/>
        </w:rPr>
      </w:pPr>
      <w:r w:rsidRPr="49C41AB1">
        <w:rPr>
          <w:rFonts w:asciiTheme="majorBidi" w:hAnsiTheme="majorBidi" w:cstheme="majorBidi"/>
          <w:b/>
          <w:bCs/>
          <w:sz w:val="24"/>
          <w:szCs w:val="24"/>
        </w:rPr>
        <w:t xml:space="preserve">Figure 3. Lake Mead storage (solid black line), water conservation account balances (light blue fill), and anticipated lake volume absent the water conservation program (dashed red line). </w:t>
      </w:r>
      <w:r w:rsidRPr="49C41AB1">
        <w:rPr>
          <w:rFonts w:asciiTheme="majorBidi" w:hAnsiTheme="majorBidi" w:cstheme="majorBidi"/>
          <w:sz w:val="24"/>
          <w:szCs w:val="24"/>
        </w:rPr>
        <w:t xml:space="preserve">Since 2022, the conservation program has kept Lake Mead level above its protection elevation </w:t>
      </w:r>
      <w:ins w:id="31" w:author="Anabelle Myers" w:date="2026-07-23T22:55:00Z" w16du:dateUtc="2026-07-23T22:55:54Z">
        <w:r w:rsidRPr="49C41AB1">
          <w:rPr>
            <w:rFonts w:asciiTheme="majorBidi" w:hAnsiTheme="majorBidi" w:cstheme="majorBidi"/>
            <w:sz w:val="24"/>
            <w:szCs w:val="24"/>
          </w:rPr>
          <w:t xml:space="preserve">of </w:t>
        </w:r>
      </w:ins>
      <w:r w:rsidRPr="49C41AB1">
        <w:rPr>
          <w:rFonts w:asciiTheme="majorBidi" w:hAnsiTheme="majorBidi" w:cstheme="majorBidi"/>
          <w:sz w:val="24"/>
          <w:szCs w:val="24"/>
        </w:rPr>
        <w:t>1,020 feet (5.9 million acre-feet).</w:t>
      </w:r>
    </w:p>
    <w:p w14:paraId="6C84AE46" w14:textId="77777777" w:rsidR="00E15CE5" w:rsidRDefault="00E15CE5" w:rsidP="0092122A">
      <w:pPr>
        <w:rPr>
          <w:rFonts w:asciiTheme="majorBidi" w:hAnsiTheme="majorBidi" w:cstheme="majorBidi"/>
          <w:b/>
          <w:bCs/>
          <w:sz w:val="24"/>
          <w:szCs w:val="24"/>
        </w:rPr>
      </w:pPr>
    </w:p>
    <w:p w14:paraId="675CCB6E" w14:textId="76001CE6" w:rsidR="00B35471" w:rsidRPr="00B35471" w:rsidRDefault="00850701" w:rsidP="001E3AFB">
      <w:pPr>
        <w:pStyle w:val="Heading1"/>
      </w:pPr>
      <w:r>
        <w:t xml:space="preserve">Program </w:t>
      </w:r>
      <w:r w:rsidR="00B35471" w:rsidRPr="00B35471">
        <w:t>Challenges</w:t>
      </w:r>
    </w:p>
    <w:p w14:paraId="23C71B31" w14:textId="3B292869" w:rsidR="003F5FDD" w:rsidRPr="00104950" w:rsidRDefault="0ADD95C8" w:rsidP="49C41AB1">
      <w:pPr>
        <w:rPr>
          <w:rFonts w:asciiTheme="majorBidi" w:hAnsiTheme="majorBidi" w:cstheme="majorBidi"/>
          <w:sz w:val="24"/>
          <w:szCs w:val="24"/>
        </w:rPr>
      </w:pPr>
      <w:r w:rsidRPr="0ADD95C8">
        <w:rPr>
          <w:rFonts w:asciiTheme="majorBidi" w:hAnsiTheme="majorBidi" w:cstheme="majorBidi"/>
          <w:sz w:val="24"/>
          <w:szCs w:val="24"/>
        </w:rPr>
        <w:t xml:space="preserve">Despite successes, there are challenges to motivating users to continue to conserve </w:t>
      </w:r>
      <w:del w:id="32" w:author="Anabelle Myers" w:date="2026-07-23T22:59:00Z" w16du:dateUtc="2026-07-23T22:59:17Z">
        <w:r w:rsidR="00630C30" w:rsidRPr="0ADD95C8" w:rsidDel="0ADD95C8">
          <w:rPr>
            <w:rFonts w:asciiTheme="majorBidi" w:hAnsiTheme="majorBidi" w:cstheme="majorBidi"/>
            <w:sz w:val="24"/>
            <w:szCs w:val="24"/>
          </w:rPr>
          <w:delText xml:space="preserve">water and leave that </w:delText>
        </w:r>
      </w:del>
      <w:r w:rsidRPr="0ADD95C8">
        <w:rPr>
          <w:rFonts w:asciiTheme="majorBidi" w:hAnsiTheme="majorBidi" w:cstheme="majorBidi"/>
          <w:sz w:val="24"/>
          <w:szCs w:val="24"/>
        </w:rPr>
        <w:t>water in Lake Mead. There are also challenges to access conserved water as inflow and reservoir storage decline.</w:t>
      </w:r>
    </w:p>
    <w:p w14:paraId="54FD1A52" w14:textId="3C9D66EB" w:rsidR="003F5FDD" w:rsidRPr="00104950" w:rsidRDefault="77422234" w:rsidP="491C0A8F">
      <w:pPr>
        <w:rPr>
          <w:rFonts w:asciiTheme="majorBidi" w:hAnsiTheme="majorBidi" w:cstheme="majorBidi"/>
          <w:sz w:val="24"/>
          <w:szCs w:val="24"/>
        </w:rPr>
      </w:pPr>
      <w:r w:rsidRPr="77422234">
        <w:rPr>
          <w:rFonts w:asciiTheme="majorBidi" w:hAnsiTheme="majorBidi" w:cstheme="majorBidi"/>
          <w:b/>
          <w:bCs/>
          <w:sz w:val="24"/>
          <w:szCs w:val="24"/>
        </w:rPr>
        <w:t>Reservoirs can draw down quickly</w:t>
      </w:r>
      <w:r w:rsidRPr="77422234">
        <w:rPr>
          <w:rFonts w:asciiTheme="majorBidi" w:hAnsiTheme="majorBidi" w:cstheme="majorBidi"/>
          <w:sz w:val="24"/>
          <w:szCs w:val="24"/>
        </w:rPr>
        <w:t xml:space="preserve">. States and contractors </w:t>
      </w:r>
      <w:ins w:id="33" w:author="Anabelle Myers" w:date="2026-07-23T23:01:00Z" w16du:dateUtc="2026-07-23T23:01:04Z">
        <w:r w:rsidRPr="77422234">
          <w:rPr>
            <w:rFonts w:asciiTheme="majorBidi" w:hAnsiTheme="majorBidi" w:cstheme="majorBidi"/>
            <w:sz w:val="24"/>
            <w:szCs w:val="24"/>
          </w:rPr>
          <w:t xml:space="preserve">have </w:t>
        </w:r>
      </w:ins>
      <w:r w:rsidRPr="77422234">
        <w:rPr>
          <w:rFonts w:asciiTheme="majorBidi" w:hAnsiTheme="majorBidi" w:cstheme="majorBidi"/>
          <w:sz w:val="24"/>
          <w:szCs w:val="24"/>
        </w:rPr>
        <w:t xml:space="preserve">conserved water with the understanding that this water would be accessible for </w:t>
      </w:r>
      <w:del w:id="34" w:author="Erik Porse" w:date="2026-07-21T23:47:00Z" w16du:dateUtc="2026-07-21T23:47:28Z">
        <w:r w:rsidR="000C5FCC" w:rsidRPr="77422234" w:rsidDel="77422234">
          <w:rPr>
            <w:rFonts w:asciiTheme="majorBidi" w:hAnsiTheme="majorBidi" w:cstheme="majorBidi"/>
            <w:sz w:val="24"/>
            <w:szCs w:val="24"/>
          </w:rPr>
          <w:delText>withdraw</w:delText>
        </w:r>
      </w:del>
      <w:ins w:id="35" w:author="Erik Porse" w:date="2026-07-21T23:47:00Z" w16du:dateUtc="2026-07-21T23:47:28Z">
        <w:r w:rsidRPr="77422234">
          <w:rPr>
            <w:rFonts w:asciiTheme="majorBidi" w:hAnsiTheme="majorBidi" w:cstheme="majorBidi"/>
            <w:sz w:val="24"/>
            <w:szCs w:val="24"/>
          </w:rPr>
          <w:t>withdrawal</w:t>
        </w:r>
      </w:ins>
      <w:r w:rsidRPr="77422234">
        <w:rPr>
          <w:rFonts w:asciiTheme="majorBidi" w:hAnsiTheme="majorBidi" w:cstheme="majorBidi"/>
          <w:sz w:val="24"/>
          <w:szCs w:val="24"/>
        </w:rPr>
        <w:t xml:space="preserve"> in the future. With a June 26, 2026, elevation of 1,045.6 feet (7.37 million acre-feet active storage), multiple years of debits can drawdown Lake Mead close to the protection elevation in a few years. Within the current conservation framework, Lower Basin states and Mexico </w:t>
      </w:r>
      <w:ins w:id="36" w:author="Anabelle Myers" w:date="2026-07-23T23:02:00Z" w16du:dateUtc="2026-07-23T23:02:56Z">
        <w:r w:rsidRPr="77422234">
          <w:rPr>
            <w:rFonts w:asciiTheme="majorBidi" w:hAnsiTheme="majorBidi" w:cstheme="majorBidi"/>
            <w:sz w:val="24"/>
            <w:szCs w:val="24"/>
          </w:rPr>
          <w:t xml:space="preserve">have </w:t>
        </w:r>
      </w:ins>
      <w:r w:rsidRPr="77422234">
        <w:rPr>
          <w:rFonts w:asciiTheme="majorBidi" w:hAnsiTheme="majorBidi" w:cstheme="majorBidi"/>
          <w:sz w:val="24"/>
          <w:szCs w:val="24"/>
        </w:rPr>
        <w:t xml:space="preserve">loaned the Colorado River system 3.6 million acre-feet of water, which </w:t>
      </w:r>
      <w:del w:id="37" w:author="Anabelle Myers" w:date="2026-07-23T23:04:00Z" w16du:dateUtc="2026-07-23T23:04:05Z">
        <w:r w:rsidR="000C5FCC" w:rsidRPr="77422234" w:rsidDel="77422234">
          <w:rPr>
            <w:rFonts w:asciiTheme="majorBidi" w:hAnsiTheme="majorBidi" w:cstheme="majorBidi"/>
            <w:sz w:val="24"/>
            <w:szCs w:val="24"/>
          </w:rPr>
          <w:delText xml:space="preserve">some or all </w:delText>
        </w:r>
      </w:del>
      <w:r w:rsidRPr="77422234">
        <w:rPr>
          <w:rFonts w:asciiTheme="majorBidi" w:hAnsiTheme="majorBidi" w:cstheme="majorBidi"/>
          <w:sz w:val="24"/>
          <w:szCs w:val="24"/>
        </w:rPr>
        <w:t xml:space="preserve">they may want to </w:t>
      </w:r>
      <w:del w:id="38" w:author="Anabelle Myers" w:date="2026-07-23T23:04:00Z" w16du:dateUtc="2026-07-23T23:04:12Z">
        <w:r w:rsidR="000C5FCC" w:rsidRPr="77422234" w:rsidDel="77422234">
          <w:rPr>
            <w:rFonts w:asciiTheme="majorBidi" w:hAnsiTheme="majorBidi" w:cstheme="majorBidi"/>
            <w:sz w:val="24"/>
            <w:szCs w:val="24"/>
          </w:rPr>
          <w:delText>recover</w:delText>
        </w:r>
      </w:del>
      <w:ins w:id="39" w:author="Anabelle Myers" w:date="2026-07-23T23:04:00Z" w16du:dateUtc="2026-07-23T23:04:22Z">
        <w:r w:rsidRPr="77422234">
          <w:rPr>
            <w:rFonts w:asciiTheme="majorBidi" w:hAnsiTheme="majorBidi" w:cstheme="majorBidi"/>
            <w:sz w:val="24"/>
            <w:szCs w:val="24"/>
          </w:rPr>
          <w:t>withdraw</w:t>
        </w:r>
      </w:ins>
      <w:r w:rsidRPr="77422234">
        <w:rPr>
          <w:rFonts w:asciiTheme="majorBidi" w:hAnsiTheme="majorBidi" w:cstheme="majorBidi"/>
          <w:sz w:val="24"/>
          <w:szCs w:val="24"/>
        </w:rPr>
        <w:t xml:space="preserve"> in the future. Absent systemwide goals, once users perceive that Lake Mead will drawdown close to the protection volume, they may race to </w:t>
      </w:r>
      <w:ins w:id="40" w:author="Anabelle Myers" w:date="2026-07-23T23:05:00Z" w16du:dateUtc="2026-07-23T23:05:48Z">
        <w:r w:rsidRPr="77422234">
          <w:rPr>
            <w:rFonts w:asciiTheme="majorBidi" w:hAnsiTheme="majorBidi" w:cstheme="majorBidi"/>
            <w:sz w:val="24"/>
            <w:szCs w:val="24"/>
          </w:rPr>
          <w:t>withdraw</w:t>
        </w:r>
      </w:ins>
      <w:del w:id="41" w:author="Anabelle Myers" w:date="2026-07-23T23:05:00Z" w16du:dateUtc="2026-07-23T23:05:46Z">
        <w:r w:rsidR="000C5FCC" w:rsidRPr="77422234" w:rsidDel="77422234">
          <w:rPr>
            <w:rFonts w:asciiTheme="majorBidi" w:hAnsiTheme="majorBidi" w:cstheme="majorBidi"/>
            <w:sz w:val="24"/>
            <w:szCs w:val="24"/>
          </w:rPr>
          <w:delText>debit</w:delText>
        </w:r>
      </w:del>
      <w:r w:rsidRPr="77422234">
        <w:rPr>
          <w:rFonts w:asciiTheme="majorBidi" w:hAnsiTheme="majorBidi" w:cstheme="majorBidi"/>
          <w:sz w:val="24"/>
          <w:szCs w:val="24"/>
        </w:rPr>
        <w:t xml:space="preserve"> their </w:t>
      </w:r>
      <w:ins w:id="42" w:author="Anabelle Myers" w:date="2026-07-23T23:06:00Z" w16du:dateUtc="2026-07-23T23:06:20Z">
        <w:r w:rsidRPr="77422234">
          <w:rPr>
            <w:rFonts w:asciiTheme="majorBidi" w:hAnsiTheme="majorBidi" w:cstheme="majorBidi"/>
            <w:sz w:val="24"/>
            <w:szCs w:val="24"/>
          </w:rPr>
          <w:t xml:space="preserve">conserved </w:t>
        </w:r>
      </w:ins>
      <w:r w:rsidRPr="77422234">
        <w:rPr>
          <w:rFonts w:asciiTheme="majorBidi" w:hAnsiTheme="majorBidi" w:cstheme="majorBidi"/>
          <w:sz w:val="24"/>
          <w:szCs w:val="24"/>
        </w:rPr>
        <w:t>water</w:t>
      </w:r>
      <w:del w:id="43" w:author="Anabelle Myers" w:date="2026-07-23T23:06:00Z" w16du:dateUtc="2026-07-23T23:06:10Z">
        <w:r w:rsidR="000C5FCC" w:rsidRPr="77422234" w:rsidDel="77422234">
          <w:rPr>
            <w:rFonts w:asciiTheme="majorBidi" w:hAnsiTheme="majorBidi" w:cstheme="majorBidi"/>
            <w:sz w:val="24"/>
            <w:szCs w:val="24"/>
          </w:rPr>
          <w:delText xml:space="preserve"> conservation</w:delText>
        </w:r>
      </w:del>
      <w:r w:rsidRPr="77422234">
        <w:rPr>
          <w:rFonts w:asciiTheme="majorBidi" w:hAnsiTheme="majorBidi" w:cstheme="majorBidi"/>
          <w:sz w:val="24"/>
          <w:szCs w:val="24"/>
        </w:rPr>
        <w:t xml:space="preserve"> account balances</w:t>
      </w:r>
      <w:del w:id="44" w:author="Anabelle Myers" w:date="2026-07-23T23:05:00Z" w16du:dateUtc="2026-07-23T23:05:37Z">
        <w:r w:rsidR="000C5FCC" w:rsidRPr="77422234" w:rsidDel="77422234">
          <w:rPr>
            <w:rFonts w:asciiTheme="majorBidi" w:hAnsiTheme="majorBidi" w:cstheme="majorBidi"/>
            <w:sz w:val="24"/>
            <w:szCs w:val="24"/>
          </w:rPr>
          <w:delText xml:space="preserve"> to access their conserved water</w:delText>
        </w:r>
      </w:del>
      <w:r w:rsidRPr="77422234">
        <w:rPr>
          <w:rFonts w:asciiTheme="majorBidi" w:hAnsiTheme="majorBidi" w:cstheme="majorBidi"/>
          <w:sz w:val="24"/>
          <w:szCs w:val="24"/>
        </w:rPr>
        <w:t>.</w:t>
      </w:r>
    </w:p>
    <w:p w14:paraId="3F1DFA1C" w14:textId="1B1632CE" w:rsidR="00B4762D" w:rsidRPr="00104950" w:rsidRDefault="491C0A8F" w:rsidP="491C0A8F">
      <w:pPr>
        <w:rPr>
          <w:rFonts w:asciiTheme="majorBidi" w:hAnsiTheme="majorBidi" w:cstheme="majorBidi"/>
          <w:sz w:val="24"/>
          <w:szCs w:val="24"/>
        </w:rPr>
      </w:pPr>
      <w:r w:rsidRPr="491C0A8F">
        <w:rPr>
          <w:rFonts w:asciiTheme="majorBidi" w:hAnsiTheme="majorBidi" w:cstheme="majorBidi"/>
          <w:b/>
          <w:bCs/>
          <w:sz w:val="24"/>
          <w:szCs w:val="24"/>
        </w:rPr>
        <w:lastRenderedPageBreak/>
        <w:t xml:space="preserve">Motivating additional voluntary water conservation is challenging. </w:t>
      </w:r>
      <w:r w:rsidRPr="491C0A8F">
        <w:rPr>
          <w:rFonts w:asciiTheme="majorBidi" w:hAnsiTheme="majorBidi" w:cstheme="majorBidi"/>
          <w:sz w:val="24"/>
          <w:szCs w:val="24"/>
        </w:rPr>
        <w:t xml:space="preserve">As reservoir storage </w:t>
      </w:r>
      <w:del w:id="45" w:author="Erik Porse" w:date="2026-07-21T23:48:00Z" w16du:dateUtc="2026-07-21T23:48:08Z">
        <w:r w:rsidR="000C5FCC" w:rsidRPr="491C0A8F" w:rsidDel="491C0A8F">
          <w:rPr>
            <w:rFonts w:asciiTheme="majorBidi" w:hAnsiTheme="majorBidi" w:cstheme="majorBidi"/>
            <w:sz w:val="24"/>
            <w:szCs w:val="24"/>
          </w:rPr>
          <w:delText>draws down</w:delText>
        </w:r>
      </w:del>
      <w:ins w:id="46" w:author="Erik Porse" w:date="2026-07-21T23:48:00Z" w16du:dateUtc="2026-07-21T23:48:10Z">
        <w:r w:rsidRPr="491C0A8F">
          <w:rPr>
            <w:rFonts w:asciiTheme="majorBidi" w:hAnsiTheme="majorBidi" w:cstheme="majorBidi"/>
            <w:sz w:val="24"/>
            <w:szCs w:val="24"/>
          </w:rPr>
          <w:t>reduces</w:t>
        </w:r>
      </w:ins>
      <w:r w:rsidRPr="491C0A8F">
        <w:rPr>
          <w:rFonts w:asciiTheme="majorBidi" w:hAnsiTheme="majorBidi" w:cstheme="majorBidi"/>
          <w:sz w:val="24"/>
          <w:szCs w:val="24"/>
        </w:rPr>
        <w:t xml:space="preserve"> to the protection volume, states and contractors face increasing difficulty </w:t>
      </w:r>
      <w:del w:id="47" w:author="Erik Porse" w:date="2026-07-21T23:48:00Z" w16du:dateUtc="2026-07-21T23:48:26Z">
        <w:r w:rsidR="000C5FCC" w:rsidRPr="491C0A8F" w:rsidDel="491C0A8F">
          <w:rPr>
            <w:rFonts w:asciiTheme="majorBidi" w:hAnsiTheme="majorBidi" w:cstheme="majorBidi"/>
            <w:sz w:val="24"/>
            <w:szCs w:val="24"/>
          </w:rPr>
          <w:delText>to access</w:delText>
        </w:r>
      </w:del>
      <w:ins w:id="48" w:author="Erik Porse" w:date="2026-07-21T23:48:00Z" w16du:dateUtc="2026-07-21T23:48:26Z">
        <w:r w:rsidRPr="491C0A8F">
          <w:rPr>
            <w:rFonts w:asciiTheme="majorBidi" w:hAnsiTheme="majorBidi" w:cstheme="majorBidi"/>
            <w:sz w:val="24"/>
            <w:szCs w:val="24"/>
          </w:rPr>
          <w:t>accessing</w:t>
        </w:r>
      </w:ins>
      <w:r w:rsidRPr="491C0A8F">
        <w:rPr>
          <w:rFonts w:asciiTheme="majorBidi" w:hAnsiTheme="majorBidi" w:cstheme="majorBidi"/>
          <w:sz w:val="24"/>
          <w:szCs w:val="24"/>
        </w:rPr>
        <w:t xml:space="preserve"> </w:t>
      </w:r>
      <w:del w:id="49" w:author="Erik Porse" w:date="2026-07-21T23:48:00Z" w16du:dateUtc="2026-07-21T23:48:20Z">
        <w:r w:rsidR="000C5FCC" w:rsidRPr="491C0A8F" w:rsidDel="491C0A8F">
          <w:rPr>
            <w:rFonts w:asciiTheme="majorBidi" w:hAnsiTheme="majorBidi" w:cstheme="majorBidi"/>
            <w:sz w:val="24"/>
            <w:szCs w:val="24"/>
          </w:rPr>
          <w:delText xml:space="preserve">and withdraw </w:delText>
        </w:r>
      </w:del>
      <w:r w:rsidRPr="491C0A8F">
        <w:rPr>
          <w:rFonts w:asciiTheme="majorBidi" w:hAnsiTheme="majorBidi" w:cstheme="majorBidi"/>
          <w:sz w:val="24"/>
          <w:szCs w:val="24"/>
        </w:rPr>
        <w:t xml:space="preserve">their conserved water. Their prior conserved water </w:t>
      </w:r>
      <w:del w:id="50" w:author="Erik Porse" w:date="2026-07-21T23:48:00Z" w16du:dateUtc="2026-07-21T23:48:43Z">
        <w:r w:rsidR="000C5FCC" w:rsidRPr="491C0A8F" w:rsidDel="491C0A8F">
          <w:rPr>
            <w:rFonts w:asciiTheme="majorBidi" w:hAnsiTheme="majorBidi" w:cstheme="majorBidi"/>
            <w:sz w:val="24"/>
            <w:szCs w:val="24"/>
          </w:rPr>
          <w:delText>becomes a stranded asset</w:delText>
        </w:r>
      </w:del>
      <w:ins w:id="51" w:author="Erik Porse" w:date="2026-07-21T23:49:00Z" w16du:dateUtc="2026-07-21T23:49:08Z">
        <w:r w:rsidRPr="491C0A8F">
          <w:rPr>
            <w:rFonts w:asciiTheme="majorBidi" w:hAnsiTheme="majorBidi" w:cstheme="majorBidi"/>
            <w:sz w:val="24"/>
            <w:szCs w:val="24"/>
          </w:rPr>
          <w:t>may not fully exist in the reservoir</w:t>
        </w:r>
      </w:ins>
      <w:r w:rsidRPr="491C0A8F">
        <w:rPr>
          <w:rFonts w:asciiTheme="majorBidi" w:hAnsiTheme="majorBidi" w:cstheme="majorBidi"/>
          <w:sz w:val="24"/>
          <w:szCs w:val="24"/>
        </w:rPr>
        <w:t xml:space="preserve">. This challenge can </w:t>
      </w:r>
      <w:del w:id="52" w:author="Erik Porse" w:date="2026-07-21T23:48:00Z" w16du:dateUtc="2026-07-21T23:48:50Z">
        <w:r w:rsidR="000C5FCC" w:rsidRPr="491C0A8F" w:rsidDel="491C0A8F">
          <w:rPr>
            <w:rFonts w:asciiTheme="majorBidi" w:hAnsiTheme="majorBidi" w:cstheme="majorBidi"/>
            <w:sz w:val="24"/>
            <w:szCs w:val="24"/>
          </w:rPr>
          <w:delText xml:space="preserve">also </w:delText>
        </w:r>
      </w:del>
      <w:r w:rsidRPr="491C0A8F">
        <w:rPr>
          <w:rFonts w:asciiTheme="majorBidi" w:hAnsiTheme="majorBidi" w:cstheme="majorBidi"/>
          <w:sz w:val="24"/>
          <w:szCs w:val="24"/>
        </w:rPr>
        <w:t>spur conflicts if:</w:t>
      </w:r>
    </w:p>
    <w:p w14:paraId="53608D24" w14:textId="77777777" w:rsidR="00B4762D" w:rsidRPr="00B4762D" w:rsidRDefault="00B4762D" w:rsidP="00B4762D">
      <w:pPr>
        <w:pStyle w:val="ListParagraph"/>
        <w:rPr>
          <w:rFonts w:asciiTheme="majorBidi" w:hAnsiTheme="majorBidi" w:cstheme="majorBidi"/>
          <w:sz w:val="24"/>
          <w:szCs w:val="24"/>
        </w:rPr>
      </w:pPr>
    </w:p>
    <w:p w14:paraId="1DC07B68" w14:textId="4ED8B216" w:rsidR="00B4762D" w:rsidRPr="000F6C72" w:rsidRDefault="59890C55" w:rsidP="59890C55">
      <w:pPr>
        <w:pStyle w:val="ListParagraph"/>
        <w:numPr>
          <w:ilvl w:val="1"/>
          <w:numId w:val="18"/>
        </w:numPr>
        <w:ind w:left="630" w:hanging="270"/>
        <w:rPr>
          <w:rFonts w:asciiTheme="majorBidi" w:hAnsiTheme="majorBidi" w:cstheme="majorBidi"/>
          <w:sz w:val="24"/>
          <w:szCs w:val="24"/>
        </w:rPr>
      </w:pPr>
      <w:r w:rsidRPr="59890C55">
        <w:rPr>
          <w:rFonts w:asciiTheme="majorBidi" w:hAnsiTheme="majorBidi" w:cstheme="majorBidi"/>
          <w:sz w:val="24"/>
          <w:szCs w:val="24"/>
        </w:rPr>
        <w:t>Multiple states simultaneously want to withdraw</w:t>
      </w:r>
      <w:ins w:id="53" w:author="Anabelle Myers" w:date="2026-07-23T23:07:00Z" w16du:dateUtc="2026-07-23T23:07:42Z">
        <w:r w:rsidRPr="59890C55">
          <w:rPr>
            <w:rFonts w:asciiTheme="majorBidi" w:hAnsiTheme="majorBidi" w:cstheme="majorBidi"/>
            <w:sz w:val="24"/>
            <w:szCs w:val="24"/>
          </w:rPr>
          <w:t xml:space="preserve"> their</w:t>
        </w:r>
      </w:ins>
      <w:r w:rsidRPr="59890C55">
        <w:rPr>
          <w:rFonts w:asciiTheme="majorBidi" w:hAnsiTheme="majorBidi" w:cstheme="majorBidi"/>
          <w:sz w:val="24"/>
          <w:szCs w:val="24"/>
        </w:rPr>
        <w:t xml:space="preserve"> conserved storage, which results in Lake Mead dropping below its protection elevation. States would need to agree on smaller withdraws that keep Lake Mead at or above the protection elevation.</w:t>
      </w:r>
    </w:p>
    <w:p w14:paraId="5F49927A" w14:textId="2ABA8F2F" w:rsidR="00B4762D" w:rsidRDefault="2147AC6F" w:rsidP="2147AC6F">
      <w:pPr>
        <w:pStyle w:val="ListParagraph"/>
        <w:numPr>
          <w:ilvl w:val="1"/>
          <w:numId w:val="18"/>
        </w:numPr>
        <w:ind w:left="630" w:hanging="270"/>
        <w:rPr>
          <w:rFonts w:asciiTheme="majorBidi" w:hAnsiTheme="majorBidi" w:cstheme="majorBidi"/>
          <w:sz w:val="24"/>
          <w:szCs w:val="24"/>
        </w:rPr>
      </w:pPr>
      <w:r w:rsidRPr="2147AC6F">
        <w:rPr>
          <w:rFonts w:asciiTheme="majorBidi" w:hAnsiTheme="majorBidi" w:cstheme="majorBidi"/>
          <w:noProof/>
          <w:sz w:val="24"/>
          <w:szCs w:val="24"/>
        </w:rPr>
        <w:t>One state</w:t>
      </w:r>
      <w:r w:rsidRPr="2147AC6F">
        <w:rPr>
          <w:rFonts w:asciiTheme="majorBidi" w:hAnsiTheme="majorBidi" w:cstheme="majorBidi"/>
          <w:sz w:val="24"/>
          <w:szCs w:val="24"/>
        </w:rPr>
        <w:t xml:space="preserve"> withdraws their conserved water which </w:t>
      </w:r>
      <w:ins w:id="54" w:author="Anabelle Myers" w:date="2026-07-23T23:09:00Z" w16du:dateUtc="2026-07-23T23:09:53Z">
        <w:r w:rsidRPr="2147AC6F">
          <w:rPr>
            <w:rFonts w:asciiTheme="majorBidi" w:hAnsiTheme="majorBidi" w:cstheme="majorBidi"/>
            <w:sz w:val="24"/>
            <w:szCs w:val="24"/>
          </w:rPr>
          <w:t>brings</w:t>
        </w:r>
      </w:ins>
      <w:del w:id="55" w:author="Anabelle Myers" w:date="2026-07-23T23:09:00Z" w16du:dateUtc="2026-07-23T23:09:51Z">
        <w:r w:rsidR="00627080" w:rsidRPr="2147AC6F" w:rsidDel="2147AC6F">
          <w:rPr>
            <w:rFonts w:asciiTheme="majorBidi" w:hAnsiTheme="majorBidi" w:cstheme="majorBidi"/>
            <w:sz w:val="24"/>
            <w:szCs w:val="24"/>
          </w:rPr>
          <w:delText>draws down</w:delText>
        </w:r>
      </w:del>
      <w:r w:rsidRPr="2147AC6F">
        <w:rPr>
          <w:rFonts w:asciiTheme="majorBidi" w:hAnsiTheme="majorBidi" w:cstheme="majorBidi"/>
          <w:sz w:val="24"/>
          <w:szCs w:val="24"/>
        </w:rPr>
        <w:t xml:space="preserve"> Lake Mead</w:t>
      </w:r>
      <w:ins w:id="56" w:author="Anabelle Myers" w:date="2026-07-23T23:10:00Z" w16du:dateUtc="2026-07-23T23:10:05Z">
        <w:r w:rsidRPr="2147AC6F">
          <w:rPr>
            <w:rFonts w:asciiTheme="majorBidi" w:hAnsiTheme="majorBidi" w:cstheme="majorBidi"/>
            <w:sz w:val="24"/>
            <w:szCs w:val="24"/>
          </w:rPr>
          <w:t>’s</w:t>
        </w:r>
      </w:ins>
      <w:r w:rsidRPr="2147AC6F">
        <w:rPr>
          <w:rFonts w:asciiTheme="majorBidi" w:hAnsiTheme="majorBidi" w:cstheme="majorBidi"/>
          <w:sz w:val="24"/>
          <w:szCs w:val="24"/>
        </w:rPr>
        <w:t xml:space="preserve"> storage towards the protection volume. This act</w:t>
      </w:r>
      <w:del w:id="57" w:author="Anabelle Myers" w:date="2026-07-23T23:09:00Z" w16du:dateUtc="2026-07-23T23:09:09Z">
        <w:r w:rsidR="00627080" w:rsidRPr="2147AC6F" w:rsidDel="2147AC6F">
          <w:rPr>
            <w:rFonts w:asciiTheme="majorBidi" w:hAnsiTheme="majorBidi" w:cstheme="majorBidi"/>
            <w:sz w:val="24"/>
            <w:szCs w:val="24"/>
          </w:rPr>
          <w:delText>ivity</w:delText>
        </w:r>
      </w:del>
      <w:r w:rsidRPr="2147AC6F">
        <w:rPr>
          <w:rFonts w:asciiTheme="majorBidi" w:hAnsiTheme="majorBidi" w:cstheme="majorBidi"/>
          <w:sz w:val="24"/>
          <w:szCs w:val="24"/>
        </w:rPr>
        <w:t xml:space="preserve"> will prevent other states</w:t>
      </w:r>
      <w:ins w:id="58" w:author="Anabelle Myers" w:date="2026-07-23T23:13:00Z" w16du:dateUtc="2026-07-23T23:13:04Z">
        <w:r w:rsidRPr="2147AC6F">
          <w:rPr>
            <w:rFonts w:asciiTheme="majorBidi" w:hAnsiTheme="majorBidi" w:cstheme="majorBidi"/>
            <w:sz w:val="24"/>
            <w:szCs w:val="24"/>
          </w:rPr>
          <w:t>’</w:t>
        </w:r>
      </w:ins>
      <w:del w:id="59" w:author="Anabelle Myers" w:date="2026-07-23T23:10:00Z" w16du:dateUtc="2026-07-23T23:10:27Z">
        <w:r w:rsidR="00627080" w:rsidRPr="2147AC6F" w:rsidDel="2147AC6F">
          <w:rPr>
            <w:rFonts w:asciiTheme="majorBidi" w:hAnsiTheme="majorBidi" w:cstheme="majorBidi"/>
            <w:sz w:val="24"/>
            <w:szCs w:val="24"/>
          </w:rPr>
          <w:delText xml:space="preserve"> in future years</w:delText>
        </w:r>
      </w:del>
      <w:ins w:id="60" w:author="Anabelle Myers" w:date="2026-07-23T23:13:00Z" w16du:dateUtc="2026-07-23T23:13:15Z">
        <w:r w:rsidRPr="2147AC6F">
          <w:rPr>
            <w:rFonts w:asciiTheme="majorBidi" w:hAnsiTheme="majorBidi" w:cstheme="majorBidi"/>
            <w:sz w:val="24"/>
            <w:szCs w:val="24"/>
          </w:rPr>
          <w:t xml:space="preserve"> </w:t>
        </w:r>
      </w:ins>
      <w:del w:id="61" w:author="Anabelle Myers" w:date="2026-07-23T23:13:00Z" w16du:dateUtc="2026-07-23T23:13:09Z">
        <w:r w:rsidR="00627080" w:rsidRPr="2147AC6F" w:rsidDel="2147AC6F">
          <w:rPr>
            <w:rFonts w:asciiTheme="majorBidi" w:hAnsiTheme="majorBidi" w:cstheme="majorBidi"/>
            <w:sz w:val="24"/>
            <w:szCs w:val="24"/>
          </w:rPr>
          <w:delText xml:space="preserve"> from</w:delText>
        </w:r>
      </w:del>
      <w:ins w:id="62" w:author="Anabelle Myers" w:date="2026-07-23T23:10:00Z" w16du:dateUtc="2026-07-23T23:10:48Z">
        <w:r w:rsidRPr="2147AC6F">
          <w:rPr>
            <w:rFonts w:asciiTheme="majorBidi" w:hAnsiTheme="majorBidi" w:cstheme="majorBidi"/>
            <w:sz w:val="24"/>
            <w:szCs w:val="24"/>
          </w:rPr>
          <w:t>ability to</w:t>
        </w:r>
      </w:ins>
      <w:r w:rsidRPr="2147AC6F">
        <w:rPr>
          <w:rFonts w:asciiTheme="majorBidi" w:hAnsiTheme="majorBidi" w:cstheme="majorBidi"/>
          <w:sz w:val="24"/>
          <w:szCs w:val="24"/>
        </w:rPr>
        <w:t xml:space="preserve"> </w:t>
      </w:r>
      <w:ins w:id="63" w:author="Anabelle Myers" w:date="2026-07-23T23:11:00Z" w16du:dateUtc="2026-07-23T23:11:49Z">
        <w:r w:rsidRPr="2147AC6F">
          <w:rPr>
            <w:rFonts w:asciiTheme="majorBidi" w:hAnsiTheme="majorBidi" w:cstheme="majorBidi"/>
            <w:sz w:val="24"/>
            <w:szCs w:val="24"/>
          </w:rPr>
          <w:t>access</w:t>
        </w:r>
      </w:ins>
      <w:ins w:id="64" w:author="Anabelle Myers" w:date="2026-07-23T23:12:00Z" w16du:dateUtc="2026-07-23T23:12:05Z">
        <w:r w:rsidRPr="2147AC6F">
          <w:rPr>
            <w:rFonts w:asciiTheme="majorBidi" w:hAnsiTheme="majorBidi" w:cstheme="majorBidi"/>
            <w:sz w:val="24"/>
            <w:szCs w:val="24"/>
          </w:rPr>
          <w:t xml:space="preserve"> </w:t>
        </w:r>
      </w:ins>
      <w:del w:id="65" w:author="Anabelle Myers" w:date="2026-07-23T23:11:00Z" w16du:dateUtc="2026-07-23T23:11:46Z">
        <w:r w:rsidR="00627080" w:rsidRPr="2147AC6F" w:rsidDel="2147AC6F">
          <w:rPr>
            <w:rFonts w:asciiTheme="majorBidi" w:hAnsiTheme="majorBidi" w:cstheme="majorBidi"/>
            <w:sz w:val="24"/>
            <w:szCs w:val="24"/>
          </w:rPr>
          <w:delText>draw</w:delText>
        </w:r>
      </w:del>
      <w:del w:id="66" w:author="Anabelle Myers" w:date="2026-07-23T23:11:00Z" w16du:dateUtc="2026-07-23T23:11:06Z">
        <w:r w:rsidR="00627080" w:rsidRPr="2147AC6F" w:rsidDel="2147AC6F">
          <w:rPr>
            <w:rFonts w:asciiTheme="majorBidi" w:hAnsiTheme="majorBidi" w:cstheme="majorBidi"/>
            <w:sz w:val="24"/>
            <w:szCs w:val="24"/>
          </w:rPr>
          <w:delText xml:space="preserve">ing on </w:delText>
        </w:r>
      </w:del>
      <w:r w:rsidRPr="2147AC6F">
        <w:rPr>
          <w:rFonts w:asciiTheme="majorBidi" w:hAnsiTheme="majorBidi" w:cstheme="majorBidi"/>
          <w:sz w:val="24"/>
          <w:szCs w:val="24"/>
        </w:rPr>
        <w:t>their conserved water.</w:t>
      </w:r>
    </w:p>
    <w:p w14:paraId="623A56F2" w14:textId="709142E9" w:rsidR="00B4762D" w:rsidRDefault="1CEA53D8" w:rsidP="1CEA53D8">
      <w:pPr>
        <w:pStyle w:val="ListParagraph"/>
        <w:numPr>
          <w:ilvl w:val="1"/>
          <w:numId w:val="18"/>
        </w:numPr>
        <w:ind w:left="630" w:hanging="270"/>
        <w:rPr>
          <w:rFonts w:asciiTheme="majorBidi" w:hAnsiTheme="majorBidi" w:cstheme="majorBidi"/>
          <w:sz w:val="24"/>
          <w:szCs w:val="24"/>
        </w:rPr>
      </w:pPr>
      <w:commentRangeStart w:id="67"/>
      <w:r w:rsidRPr="1CEA53D8">
        <w:rPr>
          <w:rFonts w:asciiTheme="majorBidi" w:hAnsiTheme="majorBidi" w:cstheme="majorBidi"/>
          <w:sz w:val="24"/>
          <w:szCs w:val="24"/>
        </w:rPr>
        <w:t xml:space="preserve">Other states and users take counter measures to increase their ability to access conserved water with the undesired effect </w:t>
      </w:r>
      <w:ins w:id="68" w:author="Anabelle Myers" w:date="2026-07-23T23:14:00Z" w16du:dateUtc="2026-07-23T23:14:41Z">
        <w:r w:rsidRPr="1CEA53D8">
          <w:rPr>
            <w:rFonts w:asciiTheme="majorBidi" w:hAnsiTheme="majorBidi" w:cstheme="majorBidi"/>
            <w:sz w:val="24"/>
            <w:szCs w:val="24"/>
          </w:rPr>
          <w:t>of</w:t>
        </w:r>
      </w:ins>
      <w:del w:id="69" w:author="Anabelle Myers" w:date="2026-07-23T23:14:00Z" w16du:dateUtc="2026-07-23T23:14:40Z">
        <w:r w:rsidR="00B4762D" w:rsidRPr="1CEA53D8" w:rsidDel="1CEA53D8">
          <w:rPr>
            <w:rFonts w:asciiTheme="majorBidi" w:hAnsiTheme="majorBidi" w:cstheme="majorBidi"/>
            <w:sz w:val="24"/>
            <w:szCs w:val="24"/>
          </w:rPr>
          <w:delText>to</w:delText>
        </w:r>
      </w:del>
      <w:r w:rsidRPr="1CEA53D8">
        <w:rPr>
          <w:rFonts w:asciiTheme="majorBidi" w:hAnsiTheme="majorBidi" w:cstheme="majorBidi"/>
          <w:sz w:val="24"/>
          <w:szCs w:val="24"/>
        </w:rPr>
        <w:t xml:space="preserve"> further </w:t>
      </w:r>
      <w:ins w:id="70" w:author="Anabelle Myers" w:date="2026-07-23T23:15:00Z" w16du:dateUtc="2026-07-23T23:15:02Z">
        <w:r w:rsidRPr="1CEA53D8">
          <w:rPr>
            <w:rFonts w:asciiTheme="majorBidi" w:hAnsiTheme="majorBidi" w:cstheme="majorBidi"/>
            <w:sz w:val="24"/>
            <w:szCs w:val="24"/>
          </w:rPr>
          <w:t>reducing</w:t>
        </w:r>
      </w:ins>
      <w:del w:id="71" w:author="Anabelle Myers" w:date="2026-07-23T23:15:00Z" w16du:dateUtc="2026-07-23T23:15:00Z">
        <w:r w:rsidR="00B4762D" w:rsidRPr="1CEA53D8" w:rsidDel="1CEA53D8">
          <w:rPr>
            <w:rFonts w:asciiTheme="majorBidi" w:hAnsiTheme="majorBidi" w:cstheme="majorBidi"/>
            <w:sz w:val="24"/>
            <w:szCs w:val="24"/>
          </w:rPr>
          <w:delText>draw down</w:delText>
        </w:r>
      </w:del>
      <w:r w:rsidRPr="1CEA53D8">
        <w:rPr>
          <w:rFonts w:asciiTheme="majorBidi" w:hAnsiTheme="majorBidi" w:cstheme="majorBidi"/>
          <w:sz w:val="24"/>
          <w:szCs w:val="24"/>
        </w:rPr>
        <w:t xml:space="preserve"> Lake</w:t>
      </w:r>
      <w:del w:id="72" w:author="Anabelle Myers" w:date="2026-07-23T23:15:00Z" w16du:dateUtc="2026-07-23T23:15:04Z">
        <w:r w:rsidR="00B4762D" w:rsidRPr="1CEA53D8" w:rsidDel="1CEA53D8">
          <w:rPr>
            <w:rFonts w:asciiTheme="majorBidi" w:hAnsiTheme="majorBidi" w:cstheme="majorBidi"/>
            <w:sz w:val="24"/>
            <w:szCs w:val="24"/>
          </w:rPr>
          <w:delText>n</w:delText>
        </w:r>
      </w:del>
      <w:r w:rsidRPr="1CEA53D8">
        <w:rPr>
          <w:rFonts w:asciiTheme="majorBidi" w:hAnsiTheme="majorBidi" w:cstheme="majorBidi"/>
          <w:sz w:val="24"/>
          <w:szCs w:val="24"/>
        </w:rPr>
        <w:t xml:space="preserve"> Mead.</w:t>
      </w:r>
      <w:commentRangeEnd w:id="67"/>
      <w:r w:rsidR="00B4762D">
        <w:rPr>
          <w:rStyle w:val="CommentReference"/>
          <w:rFonts w:asciiTheme="majorBidi" w:hAnsiTheme="majorBidi" w:cstheme="majorBidi"/>
          <w:sz w:val="24"/>
          <w:szCs w:val="24"/>
        </w:rPr>
        <w:commentReference w:id="67"/>
      </w:r>
    </w:p>
    <w:p w14:paraId="2493B3F0" w14:textId="77777777" w:rsidR="00254E73" w:rsidRPr="001C42E1" w:rsidRDefault="00254E73" w:rsidP="00254E73">
      <w:pPr>
        <w:pStyle w:val="ListParagraph"/>
        <w:ind w:left="1440"/>
        <w:rPr>
          <w:rFonts w:asciiTheme="majorBidi" w:hAnsiTheme="majorBidi" w:cstheme="majorBidi"/>
          <w:sz w:val="24"/>
          <w:szCs w:val="24"/>
        </w:rPr>
      </w:pPr>
    </w:p>
    <w:p w14:paraId="152548F6" w14:textId="00738CD3" w:rsidR="003D7A18" w:rsidRPr="00104950" w:rsidRDefault="115EABB0" w:rsidP="146B7936">
      <w:pPr>
        <w:rPr>
          <w:rFonts w:asciiTheme="majorBidi" w:hAnsiTheme="majorBidi" w:cstheme="majorBidi"/>
          <w:sz w:val="24"/>
          <w:szCs w:val="24"/>
        </w:rPr>
      </w:pPr>
      <w:r w:rsidRPr="115EABB0">
        <w:rPr>
          <w:rFonts w:asciiTheme="majorBidi" w:hAnsiTheme="majorBidi" w:cstheme="majorBidi"/>
          <w:b/>
          <w:bCs/>
          <w:sz w:val="24"/>
          <w:szCs w:val="24"/>
        </w:rPr>
        <w:t xml:space="preserve">Tribal, environmental, and municipal water needs are not explicitly included. </w:t>
      </w:r>
      <w:r w:rsidRPr="115EABB0">
        <w:rPr>
          <w:rFonts w:asciiTheme="majorBidi" w:hAnsiTheme="majorBidi" w:cstheme="majorBidi"/>
          <w:sz w:val="24"/>
          <w:szCs w:val="24"/>
        </w:rPr>
        <w:t>The Lake Mead water conservation program is built on legal entitlements to states, which were developed at a time that did not include key water needs that we recognize in the 21</w:t>
      </w:r>
      <w:r w:rsidRPr="115EABB0">
        <w:rPr>
          <w:rFonts w:asciiTheme="majorBidi" w:hAnsiTheme="majorBidi" w:cstheme="majorBidi"/>
          <w:sz w:val="24"/>
          <w:szCs w:val="24"/>
          <w:vertAlign w:val="superscript"/>
        </w:rPr>
        <w:t>st</w:t>
      </w:r>
      <w:r w:rsidRPr="115EABB0">
        <w:rPr>
          <w:rFonts w:asciiTheme="majorBidi" w:hAnsiTheme="majorBidi" w:cstheme="majorBidi"/>
          <w:sz w:val="24"/>
          <w:szCs w:val="24"/>
        </w:rPr>
        <w:t xml:space="preserve"> Century. These needs include water for Tribal Nations</w:t>
      </w:r>
      <w:ins w:id="73" w:author="Anabelle Myers" w:date="2026-07-23T23:23:00Z" w16du:dateUtc="2026-07-23T23:23:13Z">
        <w:r w:rsidRPr="115EABB0">
          <w:rPr>
            <w:rFonts w:asciiTheme="majorBidi" w:hAnsiTheme="majorBidi" w:cstheme="majorBidi"/>
            <w:sz w:val="24"/>
            <w:szCs w:val="24"/>
          </w:rPr>
          <w:t>,</w:t>
        </w:r>
      </w:ins>
      <w:del w:id="74" w:author="Anabelle Myers" w:date="2026-07-23T23:23:00Z" w16du:dateUtc="2026-07-23T23:23:11Z">
        <w:r w:rsidR="006A4812" w:rsidRPr="115EABB0" w:rsidDel="115EABB0">
          <w:rPr>
            <w:rFonts w:asciiTheme="majorBidi" w:hAnsiTheme="majorBidi" w:cstheme="majorBidi"/>
            <w:sz w:val="24"/>
            <w:szCs w:val="24"/>
          </w:rPr>
          <w:delText xml:space="preserve"> and</w:delText>
        </w:r>
      </w:del>
      <w:r w:rsidRPr="115EABB0">
        <w:rPr>
          <w:rFonts w:asciiTheme="majorBidi" w:hAnsiTheme="majorBidi" w:cstheme="majorBidi"/>
          <w:sz w:val="24"/>
          <w:szCs w:val="24"/>
        </w:rPr>
        <w:t xml:space="preserve"> multi-species conservation between Hoover Dam and the Northern International Boundary with Mexico</w:t>
      </w:r>
      <w:ins w:id="75" w:author="Anabelle Myers" w:date="2026-07-23T23:23:00Z" w16du:dateUtc="2026-07-23T23:23:29Z">
        <w:r w:rsidRPr="115EABB0">
          <w:rPr>
            <w:rFonts w:asciiTheme="majorBidi" w:hAnsiTheme="majorBidi" w:cstheme="majorBidi"/>
            <w:sz w:val="24"/>
            <w:szCs w:val="24"/>
          </w:rPr>
          <w:t>, and municipal</w:t>
        </w:r>
      </w:ins>
      <w:r w:rsidRPr="115EABB0">
        <w:rPr>
          <w:rFonts w:asciiTheme="majorBidi" w:hAnsiTheme="majorBidi" w:cstheme="majorBidi"/>
          <w:sz w:val="24"/>
          <w:szCs w:val="24"/>
        </w:rPr>
        <w:t xml:space="preserve">. </w:t>
      </w:r>
      <w:commentRangeStart w:id="76"/>
      <w:r w:rsidRPr="115EABB0">
        <w:rPr>
          <w:rFonts w:asciiTheme="majorBidi" w:hAnsiTheme="majorBidi" w:cstheme="majorBidi"/>
          <w:sz w:val="24"/>
          <w:szCs w:val="24"/>
        </w:rPr>
        <w:t>Counter</w:t>
      </w:r>
      <w:ins w:id="77" w:author="Anabelle Myers" w:date="2026-07-23T23:19:00Z" w16du:dateUtc="2026-07-23T23:19:42Z">
        <w:r w:rsidRPr="115EABB0">
          <w:rPr>
            <w:rFonts w:asciiTheme="majorBidi" w:hAnsiTheme="majorBidi" w:cstheme="majorBidi"/>
            <w:sz w:val="24"/>
            <w:szCs w:val="24"/>
          </w:rPr>
          <w:t>productivly</w:t>
        </w:r>
      </w:ins>
      <w:del w:id="78" w:author="Anabelle Myers" w:date="2026-07-23T23:19:00Z" w16du:dateUtc="2026-07-23T23:19:36Z">
        <w:r w:rsidR="006A4812" w:rsidRPr="115EABB0" w:rsidDel="115EABB0">
          <w:rPr>
            <w:rFonts w:asciiTheme="majorBidi" w:hAnsiTheme="majorBidi" w:cstheme="majorBidi"/>
            <w:sz w:val="24"/>
            <w:szCs w:val="24"/>
          </w:rPr>
          <w:delText>-intuitively</w:delText>
        </w:r>
      </w:del>
      <w:r w:rsidRPr="115EABB0">
        <w:rPr>
          <w:rFonts w:asciiTheme="majorBidi" w:hAnsiTheme="majorBidi" w:cstheme="majorBidi"/>
          <w:sz w:val="24"/>
          <w:szCs w:val="24"/>
        </w:rPr>
        <w:t xml:space="preserve">, </w:t>
      </w:r>
      <w:ins w:id="79" w:author="Anabelle Myers" w:date="2026-07-23T23:19:00Z" w16du:dateUtc="2026-07-23T23:19:52Z">
        <w:r w:rsidRPr="115EABB0">
          <w:rPr>
            <w:rFonts w:asciiTheme="majorBidi" w:hAnsiTheme="majorBidi" w:cstheme="majorBidi"/>
            <w:sz w:val="24"/>
            <w:szCs w:val="24"/>
          </w:rPr>
          <w:t xml:space="preserve">a </w:t>
        </w:r>
      </w:ins>
      <w:r w:rsidRPr="115EABB0">
        <w:rPr>
          <w:rFonts w:asciiTheme="majorBidi" w:hAnsiTheme="majorBidi" w:cstheme="majorBidi"/>
          <w:sz w:val="24"/>
          <w:szCs w:val="24"/>
        </w:rPr>
        <w:t xml:space="preserve">Lake Mead </w:t>
      </w:r>
      <w:del w:id="80" w:author="Anabelle Myers" w:date="2026-07-23T23:20:00Z" w16du:dateUtc="2026-07-23T23:20:27Z">
        <w:r w:rsidR="006A4812" w:rsidRPr="115EABB0" w:rsidDel="115EABB0">
          <w:rPr>
            <w:rFonts w:asciiTheme="majorBidi" w:hAnsiTheme="majorBidi" w:cstheme="majorBidi"/>
            <w:sz w:val="24"/>
            <w:szCs w:val="24"/>
          </w:rPr>
          <w:delText xml:space="preserve">storage above an </w:delText>
        </w:r>
      </w:del>
      <w:r w:rsidRPr="115EABB0">
        <w:rPr>
          <w:rFonts w:asciiTheme="majorBidi" w:hAnsiTheme="majorBidi" w:cstheme="majorBidi"/>
          <w:sz w:val="24"/>
          <w:szCs w:val="24"/>
        </w:rPr>
        <w:t>elevation of 1,135 feet</w:t>
      </w:r>
      <w:ins w:id="81" w:author="Anabelle Myers" w:date="2026-07-23T23:20:00Z" w16du:dateUtc="2026-07-23T23:20:41Z">
        <w:r w:rsidRPr="115EABB0">
          <w:rPr>
            <w:rFonts w:asciiTheme="majorBidi" w:hAnsiTheme="majorBidi" w:cstheme="majorBidi"/>
            <w:sz w:val="24"/>
            <w:szCs w:val="24"/>
          </w:rPr>
          <w:t xml:space="preserve"> or above</w:t>
        </w:r>
      </w:ins>
      <w:r w:rsidRPr="115EABB0">
        <w:rPr>
          <w:rFonts w:asciiTheme="majorBidi" w:hAnsiTheme="majorBidi" w:cstheme="majorBidi"/>
          <w:sz w:val="24"/>
          <w:szCs w:val="24"/>
        </w:rPr>
        <w:t xml:space="preserve">, will submerge the Pearce Rapid and allow invasive fish in the reservoir to swim upstream </w:t>
      </w:r>
      <w:ins w:id="82" w:author="Anabelle Myers" w:date="2026-07-23T23:17:00Z" w16du:dateUtc="2026-07-23T23:17:58Z">
        <w:r w:rsidRPr="115EABB0">
          <w:rPr>
            <w:rFonts w:asciiTheme="majorBidi" w:hAnsiTheme="majorBidi" w:cstheme="majorBidi"/>
            <w:sz w:val="24"/>
            <w:szCs w:val="24"/>
          </w:rPr>
          <w:t xml:space="preserve">and </w:t>
        </w:r>
      </w:ins>
      <w:del w:id="83" w:author="Anabelle Myers" w:date="2026-07-23T23:17:00Z" w16du:dateUtc="2026-07-23T23:17:50Z">
        <w:r w:rsidR="006A4812" w:rsidRPr="115EABB0" w:rsidDel="115EABB0">
          <w:rPr>
            <w:rFonts w:asciiTheme="majorBidi" w:hAnsiTheme="majorBidi" w:cstheme="majorBidi"/>
            <w:sz w:val="24"/>
            <w:szCs w:val="24"/>
          </w:rPr>
          <w:delText xml:space="preserve">to the </w:delText>
        </w:r>
      </w:del>
      <w:r w:rsidRPr="115EABB0">
        <w:rPr>
          <w:rFonts w:asciiTheme="majorBidi" w:hAnsiTheme="majorBidi" w:cstheme="majorBidi"/>
          <w:sz w:val="24"/>
          <w:szCs w:val="24"/>
        </w:rPr>
        <w:t>detriment</w:t>
      </w:r>
      <w:del w:id="84" w:author="Anabelle Myers" w:date="2026-07-23T23:17:00Z" w16du:dateUtc="2026-07-23T23:17:54Z">
        <w:r w:rsidR="006A4812" w:rsidRPr="115EABB0" w:rsidDel="115EABB0">
          <w:rPr>
            <w:rFonts w:asciiTheme="majorBidi" w:hAnsiTheme="majorBidi" w:cstheme="majorBidi"/>
            <w:sz w:val="24"/>
            <w:szCs w:val="24"/>
          </w:rPr>
          <w:delText xml:space="preserve"> of</w:delText>
        </w:r>
      </w:del>
      <w:r w:rsidRPr="115EABB0">
        <w:rPr>
          <w:rFonts w:asciiTheme="majorBidi" w:hAnsiTheme="majorBidi" w:cstheme="majorBidi"/>
          <w:sz w:val="24"/>
          <w:szCs w:val="24"/>
        </w:rPr>
        <w:t xml:space="preserve"> native fish</w:t>
      </w:r>
      <w:del w:id="85" w:author="Anabelle Myers" w:date="2026-07-23T23:18:00Z" w16du:dateUtc="2026-07-23T23:18:19Z">
        <w:r w:rsidR="006A4812" w:rsidRPr="115EABB0" w:rsidDel="115EABB0">
          <w:rPr>
            <w:rFonts w:asciiTheme="majorBidi" w:hAnsiTheme="majorBidi" w:cstheme="majorBidi"/>
            <w:sz w:val="24"/>
            <w:szCs w:val="24"/>
          </w:rPr>
          <w:delText xml:space="preserve"> in Grand Canyon</w:delText>
        </w:r>
      </w:del>
      <w:r w:rsidRPr="115EABB0">
        <w:rPr>
          <w:rFonts w:asciiTheme="majorBidi" w:hAnsiTheme="majorBidi" w:cstheme="majorBidi"/>
          <w:sz w:val="24"/>
          <w:szCs w:val="24"/>
        </w:rPr>
        <w:t>.</w:t>
      </w:r>
      <w:commentRangeEnd w:id="76"/>
      <w:r w:rsidR="006A4812" w:rsidRPr="115EABB0">
        <w:rPr>
          <w:rStyle w:val="CommentReference"/>
          <w:rFonts w:asciiTheme="majorBidi" w:hAnsiTheme="majorBidi" w:cstheme="majorBidi"/>
          <w:sz w:val="24"/>
          <w:szCs w:val="24"/>
        </w:rPr>
        <w:commentReference w:id="76"/>
      </w:r>
      <w:r w:rsidRPr="115EABB0">
        <w:rPr>
          <w:rFonts w:asciiTheme="majorBidi" w:hAnsiTheme="majorBidi" w:cstheme="majorBidi"/>
          <w:sz w:val="24"/>
          <w:szCs w:val="24"/>
        </w:rPr>
        <w:t xml:space="preserve"> There is </w:t>
      </w:r>
      <w:ins w:id="86" w:author="Anabelle Myers" w:date="2026-07-23T23:25:00Z" w16du:dateUtc="2026-07-23T23:25:06Z">
        <w:r w:rsidRPr="115EABB0">
          <w:rPr>
            <w:rFonts w:asciiTheme="majorBidi" w:hAnsiTheme="majorBidi" w:cstheme="majorBidi"/>
            <w:sz w:val="24"/>
            <w:szCs w:val="24"/>
          </w:rPr>
          <w:t>an</w:t>
        </w:r>
      </w:ins>
      <w:del w:id="87" w:author="Anabelle Myers" w:date="2026-07-23T23:25:00Z" w16du:dateUtc="2026-07-23T23:25:05Z">
        <w:r w:rsidR="006A4812" w:rsidRPr="115EABB0" w:rsidDel="115EABB0">
          <w:rPr>
            <w:rFonts w:asciiTheme="majorBidi" w:hAnsiTheme="majorBidi" w:cstheme="majorBidi"/>
            <w:sz w:val="24"/>
            <w:szCs w:val="24"/>
          </w:rPr>
          <w:delText>also</w:delText>
        </w:r>
      </w:del>
      <w:r w:rsidRPr="115EABB0">
        <w:rPr>
          <w:rFonts w:asciiTheme="majorBidi" w:hAnsiTheme="majorBidi" w:cstheme="majorBidi"/>
          <w:sz w:val="24"/>
          <w:szCs w:val="24"/>
        </w:rPr>
        <w:t xml:space="preserve"> ongoing debate about what is the minimum volume of supply for municipal use</w:t>
      </w:r>
      <w:del w:id="88" w:author="Anabelle Myers" w:date="2026-07-23T23:22:00Z" w16du:dateUtc="2026-07-23T23:22:03Z">
        <w:r w:rsidR="006A4812" w:rsidRPr="115EABB0" w:rsidDel="115EABB0">
          <w:rPr>
            <w:rFonts w:asciiTheme="majorBidi" w:hAnsiTheme="majorBidi" w:cstheme="majorBidi"/>
            <w:sz w:val="24"/>
            <w:szCs w:val="24"/>
          </w:rPr>
          <w:delText>, health, and safety</w:delText>
        </w:r>
      </w:del>
      <w:r w:rsidRPr="115EABB0">
        <w:rPr>
          <w:rFonts w:asciiTheme="majorBidi" w:hAnsiTheme="majorBidi" w:cstheme="majorBidi"/>
          <w:sz w:val="24"/>
          <w:szCs w:val="24"/>
        </w:rPr>
        <w:t xml:space="preserve">. </w:t>
      </w:r>
    </w:p>
    <w:p w14:paraId="698CDA0A" w14:textId="15C40E7F" w:rsidR="0035617E" w:rsidRDefault="5302C1E3" w:rsidP="509BACF2">
      <w:pPr>
        <w:rPr>
          <w:rFonts w:asciiTheme="majorBidi" w:hAnsiTheme="majorBidi" w:cstheme="majorBidi"/>
          <w:sz w:val="24"/>
          <w:szCs w:val="24"/>
        </w:rPr>
      </w:pPr>
      <w:r w:rsidRPr="5302C1E3">
        <w:rPr>
          <w:rFonts w:asciiTheme="majorBidi" w:hAnsiTheme="majorBidi" w:cstheme="majorBidi"/>
          <w:b/>
          <w:bCs/>
          <w:sz w:val="24"/>
          <w:szCs w:val="24"/>
        </w:rPr>
        <w:t xml:space="preserve">Reservoir inflows are not considered in conservation accounting. </w:t>
      </w:r>
      <w:r w:rsidRPr="5302C1E3">
        <w:rPr>
          <w:rFonts w:asciiTheme="majorBidi" w:hAnsiTheme="majorBidi" w:cstheme="majorBidi"/>
          <w:sz w:val="24"/>
          <w:szCs w:val="24"/>
        </w:rPr>
        <w:t xml:space="preserve">The voluntary water conservation program functions under the assumption that the </w:t>
      </w:r>
      <w:commentRangeStart w:id="89"/>
      <w:r w:rsidRPr="5302C1E3">
        <w:rPr>
          <w:rFonts w:asciiTheme="majorBidi" w:hAnsiTheme="majorBidi" w:cstheme="majorBidi"/>
          <w:sz w:val="24"/>
          <w:szCs w:val="24"/>
        </w:rPr>
        <w:t>annual Lake Mead inflow minus evaporation—the annual physically available water</w:t>
      </w:r>
      <w:commentRangeEnd w:id="89"/>
      <w:r w:rsidR="0035617E" w:rsidRPr="5302C1E3">
        <w:rPr>
          <w:rStyle w:val="CommentReference"/>
          <w:rFonts w:asciiTheme="majorBidi" w:hAnsiTheme="majorBidi" w:cstheme="majorBidi"/>
          <w:sz w:val="24"/>
          <w:szCs w:val="24"/>
        </w:rPr>
        <w:commentReference w:id="89"/>
      </w:r>
      <w:r w:rsidRPr="5302C1E3">
        <w:rPr>
          <w:rFonts w:asciiTheme="majorBidi" w:hAnsiTheme="majorBidi" w:cstheme="majorBidi"/>
          <w:sz w:val="24"/>
          <w:szCs w:val="24"/>
        </w:rPr>
        <w:t>—exceeds the sum of legal entitlements of 9.0 million acre-feet per year to California, Arizona, Nevada, and Mexico. When this assumption is false, Lake Mead will draw down even as states leave conserved water in Lake Mead. Essentially, states got credit for water conservation activity even though the physical water</w:t>
      </w:r>
      <w:ins w:id="90" w:author="Brittany Fager" w:date="2026-07-27T15:58:00Z" w16du:dateUtc="2026-07-27T15:58:26Z">
        <w:r w:rsidRPr="5302C1E3">
          <w:rPr>
            <w:rFonts w:asciiTheme="majorBidi" w:hAnsiTheme="majorBidi" w:cstheme="majorBidi"/>
            <w:sz w:val="24"/>
            <w:szCs w:val="24"/>
          </w:rPr>
          <w:t xml:space="preserve"> may have</w:t>
        </w:r>
      </w:ins>
      <w:r w:rsidRPr="5302C1E3">
        <w:rPr>
          <w:rFonts w:asciiTheme="majorBidi" w:hAnsiTheme="majorBidi" w:cstheme="majorBidi"/>
          <w:sz w:val="24"/>
          <w:szCs w:val="24"/>
        </w:rPr>
        <w:t xml:space="preserve"> never entered the reservoir. There are </w:t>
      </w:r>
      <w:del w:id="91" w:author="Erik Porse" w:date="2026-07-21T23:50:00Z" w16du:dateUtc="2026-07-21T23:50:18Z">
        <w:r w:rsidR="0035617E" w:rsidRPr="5302C1E3" w:rsidDel="5302C1E3">
          <w:rPr>
            <w:rFonts w:asciiTheme="majorBidi" w:hAnsiTheme="majorBidi" w:cstheme="majorBidi"/>
            <w:sz w:val="24"/>
            <w:szCs w:val="24"/>
          </w:rPr>
          <w:delText xml:space="preserve">two </w:delText>
        </w:r>
      </w:del>
      <w:r w:rsidRPr="5302C1E3">
        <w:rPr>
          <w:rFonts w:asciiTheme="majorBidi" w:hAnsiTheme="majorBidi" w:cstheme="majorBidi"/>
          <w:sz w:val="24"/>
          <w:szCs w:val="24"/>
        </w:rPr>
        <w:t>cases when the assumption is valid and invalid (Figure 4).</w:t>
      </w:r>
    </w:p>
    <w:p w14:paraId="1057FA8D" w14:textId="77777777" w:rsidR="008C0854" w:rsidRPr="00104950" w:rsidRDefault="008C0854" w:rsidP="00104950">
      <w:pPr>
        <w:rPr>
          <w:rFonts w:asciiTheme="majorBidi" w:hAnsiTheme="majorBidi" w:cstheme="majorBidi"/>
          <w:b/>
          <w:bCs/>
          <w:sz w:val="24"/>
          <w:szCs w:val="24"/>
        </w:rPr>
      </w:pPr>
    </w:p>
    <w:p w14:paraId="7246D067" w14:textId="6D31A28D" w:rsidR="008C0854" w:rsidRDefault="00CA0401" w:rsidP="008C0854">
      <w:pPr>
        <w:spacing w:after="0" w:line="24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1DF02D15" wp14:editId="4A3BB8AC">
            <wp:extent cx="5845696" cy="3329343"/>
            <wp:effectExtent l="0" t="0" r="0" b="0"/>
            <wp:docPr id="708746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59339" cy="3337113"/>
                    </a:xfrm>
                    <a:prstGeom prst="rect">
                      <a:avLst/>
                    </a:prstGeom>
                    <a:noFill/>
                  </pic:spPr>
                </pic:pic>
              </a:graphicData>
            </a:graphic>
          </wp:inline>
        </w:drawing>
      </w:r>
    </w:p>
    <w:p w14:paraId="21B5F62E" w14:textId="3278DBFD" w:rsidR="008C0854" w:rsidRDefault="008C0854" w:rsidP="00641483">
      <w:pPr>
        <w:spacing w:after="0" w:line="240" w:lineRule="auto"/>
        <w:rPr>
          <w:rFonts w:asciiTheme="majorBidi" w:hAnsiTheme="majorBidi" w:cstheme="majorBidi"/>
          <w:sz w:val="24"/>
          <w:szCs w:val="24"/>
        </w:rPr>
      </w:pPr>
      <w:r w:rsidRPr="00254E73">
        <w:rPr>
          <w:rFonts w:asciiTheme="majorBidi" w:hAnsiTheme="majorBidi" w:cstheme="majorBidi"/>
          <w:b/>
          <w:bCs/>
          <w:sz w:val="24"/>
          <w:szCs w:val="24"/>
        </w:rPr>
        <w:t xml:space="preserve">Figure </w:t>
      </w:r>
      <w:r w:rsidR="00F70519">
        <w:rPr>
          <w:rFonts w:asciiTheme="majorBidi" w:hAnsiTheme="majorBidi" w:cstheme="majorBidi"/>
          <w:b/>
          <w:bCs/>
          <w:sz w:val="24"/>
          <w:szCs w:val="24"/>
        </w:rPr>
        <w:t>4</w:t>
      </w:r>
      <w:r w:rsidRPr="00254E73">
        <w:rPr>
          <w:rFonts w:asciiTheme="majorBidi" w:hAnsiTheme="majorBidi" w:cstheme="majorBidi"/>
          <w:b/>
          <w:bCs/>
          <w:sz w:val="24"/>
          <w:szCs w:val="24"/>
        </w:rPr>
        <w:t>.</w:t>
      </w:r>
      <w:r>
        <w:rPr>
          <w:rFonts w:asciiTheme="majorBidi" w:hAnsiTheme="majorBidi" w:cstheme="majorBidi"/>
          <w:sz w:val="24"/>
          <w:szCs w:val="24"/>
        </w:rPr>
        <w:t xml:space="preserve"> </w:t>
      </w:r>
      <w:r w:rsidRPr="00254E73">
        <w:rPr>
          <w:rFonts w:asciiTheme="majorBidi" w:hAnsiTheme="majorBidi" w:cstheme="majorBidi"/>
          <w:b/>
          <w:bCs/>
          <w:sz w:val="24"/>
          <w:szCs w:val="24"/>
        </w:rPr>
        <w:t xml:space="preserve">Conceptual models showing when the </w:t>
      </w:r>
      <w:r w:rsidR="00365142">
        <w:rPr>
          <w:rFonts w:asciiTheme="majorBidi" w:hAnsiTheme="majorBidi" w:cstheme="majorBidi"/>
          <w:b/>
          <w:bCs/>
          <w:sz w:val="24"/>
          <w:szCs w:val="24"/>
        </w:rPr>
        <w:t xml:space="preserve">assumption that </w:t>
      </w:r>
      <w:r w:rsidR="00F70519">
        <w:rPr>
          <w:rFonts w:asciiTheme="majorBidi" w:hAnsiTheme="majorBidi" w:cstheme="majorBidi"/>
          <w:b/>
          <w:bCs/>
          <w:sz w:val="24"/>
          <w:szCs w:val="24"/>
        </w:rPr>
        <w:t>Physically Available Water</w:t>
      </w:r>
      <w:r w:rsidRPr="00254E73">
        <w:rPr>
          <w:rFonts w:asciiTheme="majorBidi" w:hAnsiTheme="majorBidi" w:cstheme="majorBidi"/>
          <w:b/>
          <w:bCs/>
          <w:sz w:val="24"/>
          <w:szCs w:val="24"/>
        </w:rPr>
        <w:t xml:space="preserve"> </w:t>
      </w:r>
      <w:r w:rsidR="00365142">
        <w:rPr>
          <w:rFonts w:asciiTheme="majorBidi" w:hAnsiTheme="majorBidi" w:cstheme="majorBidi"/>
          <w:b/>
          <w:bCs/>
          <w:sz w:val="24"/>
          <w:szCs w:val="24"/>
        </w:rPr>
        <w:t>(</w:t>
      </w:r>
      <w:r w:rsidR="00365142" w:rsidRPr="00365142">
        <w:rPr>
          <w:rFonts w:asciiTheme="majorBidi" w:hAnsiTheme="majorBidi" w:cstheme="majorBidi"/>
          <w:b/>
          <w:bCs/>
          <w:i/>
          <w:iCs/>
          <w:sz w:val="24"/>
          <w:szCs w:val="24"/>
        </w:rPr>
        <w:t>Q</w:t>
      </w:r>
      <w:r w:rsidR="00CA0401">
        <w:rPr>
          <w:rFonts w:asciiTheme="majorBidi" w:hAnsiTheme="majorBidi" w:cstheme="majorBidi"/>
          <w:b/>
          <w:bCs/>
          <w:i/>
          <w:iCs/>
          <w:sz w:val="24"/>
          <w:szCs w:val="24"/>
          <w:vertAlign w:val="subscript"/>
        </w:rPr>
        <w:t>P</w:t>
      </w:r>
      <w:r w:rsidR="00365142" w:rsidRPr="00365142">
        <w:rPr>
          <w:rFonts w:asciiTheme="majorBidi" w:hAnsiTheme="majorBidi" w:cstheme="majorBidi"/>
          <w:b/>
          <w:bCs/>
          <w:i/>
          <w:iCs/>
          <w:sz w:val="24"/>
          <w:szCs w:val="24"/>
          <w:vertAlign w:val="subscript"/>
        </w:rPr>
        <w:t>hysical</w:t>
      </w:r>
      <w:r w:rsidR="00365142">
        <w:rPr>
          <w:rFonts w:asciiTheme="majorBidi" w:hAnsiTheme="majorBidi" w:cstheme="majorBidi"/>
          <w:b/>
          <w:bCs/>
          <w:sz w:val="24"/>
          <w:szCs w:val="24"/>
        </w:rPr>
        <w:t xml:space="preserve">) </w:t>
      </w:r>
      <w:r w:rsidRPr="00F70519">
        <w:rPr>
          <w:rFonts w:asciiTheme="majorBidi" w:hAnsiTheme="majorBidi" w:cstheme="majorBidi"/>
          <w:sz w:val="24"/>
          <w:szCs w:val="24"/>
        </w:rPr>
        <w:t>exceeds</w:t>
      </w:r>
      <w:r w:rsidR="00365142" w:rsidRPr="00365142">
        <w:rPr>
          <w:rFonts w:asciiTheme="majorBidi" w:hAnsiTheme="majorBidi" w:cstheme="majorBidi"/>
          <w:sz w:val="24"/>
          <w:szCs w:val="24"/>
        </w:rPr>
        <w:t xml:space="preserve"> </w:t>
      </w:r>
      <w:r w:rsidR="00365142">
        <w:rPr>
          <w:rFonts w:asciiTheme="majorBidi" w:hAnsiTheme="majorBidi" w:cstheme="majorBidi"/>
          <w:sz w:val="24"/>
          <w:szCs w:val="24"/>
        </w:rPr>
        <w:t xml:space="preserve">Total Legal Entitlements minus Total </w:t>
      </w:r>
      <w:r w:rsidR="00971663">
        <w:rPr>
          <w:rFonts w:asciiTheme="majorBidi" w:hAnsiTheme="majorBidi" w:cstheme="majorBidi"/>
          <w:sz w:val="24"/>
          <w:szCs w:val="24"/>
        </w:rPr>
        <w:t xml:space="preserve">Mandatory </w:t>
      </w:r>
      <w:r w:rsidR="00365142">
        <w:rPr>
          <w:rFonts w:asciiTheme="majorBidi" w:hAnsiTheme="majorBidi" w:cstheme="majorBidi"/>
          <w:sz w:val="24"/>
          <w:szCs w:val="24"/>
        </w:rPr>
        <w:t>Shortage</w:t>
      </w:r>
      <w:r w:rsidR="00971663">
        <w:rPr>
          <w:rFonts w:asciiTheme="majorBidi" w:hAnsiTheme="majorBidi" w:cstheme="majorBidi"/>
          <w:sz w:val="24"/>
          <w:szCs w:val="24"/>
        </w:rPr>
        <w:t>s</w:t>
      </w:r>
      <w:r w:rsidR="00365142">
        <w:rPr>
          <w:rFonts w:asciiTheme="majorBidi" w:hAnsiTheme="majorBidi" w:cstheme="majorBidi"/>
          <w:sz w:val="24"/>
          <w:szCs w:val="24"/>
        </w:rPr>
        <w:t xml:space="preserve"> (</w:t>
      </w:r>
      <w:r w:rsidR="00365142" w:rsidRPr="00365142">
        <w:rPr>
          <w:rFonts w:asciiTheme="majorBidi" w:hAnsiTheme="majorBidi" w:cstheme="majorBidi"/>
          <w:i/>
          <w:iCs/>
          <w:sz w:val="24"/>
          <w:szCs w:val="24"/>
        </w:rPr>
        <w:t>E</w:t>
      </w:r>
      <w:r w:rsidR="00365142" w:rsidRPr="00365142">
        <w:rPr>
          <w:rFonts w:asciiTheme="majorBidi" w:hAnsiTheme="majorBidi" w:cstheme="majorBidi"/>
          <w:i/>
          <w:iCs/>
          <w:sz w:val="24"/>
          <w:szCs w:val="24"/>
          <w:vertAlign w:val="subscript"/>
        </w:rPr>
        <w:t>Total</w:t>
      </w:r>
      <w:r w:rsidR="00365142">
        <w:rPr>
          <w:rFonts w:asciiTheme="majorBidi" w:hAnsiTheme="majorBidi" w:cstheme="majorBidi"/>
          <w:sz w:val="24"/>
          <w:szCs w:val="24"/>
        </w:rPr>
        <w:t xml:space="preserve"> – </w:t>
      </w:r>
      <w:r w:rsidR="00CA0401">
        <w:rPr>
          <w:rFonts w:asciiTheme="majorBidi" w:hAnsiTheme="majorBidi" w:cstheme="majorBidi"/>
          <w:i/>
          <w:iCs/>
          <w:sz w:val="24"/>
          <w:szCs w:val="24"/>
        </w:rPr>
        <w:t>M</w:t>
      </w:r>
      <w:r w:rsidR="00365142" w:rsidRPr="00365142">
        <w:rPr>
          <w:rFonts w:asciiTheme="majorBidi" w:hAnsiTheme="majorBidi" w:cstheme="majorBidi"/>
          <w:i/>
          <w:iCs/>
          <w:sz w:val="24"/>
          <w:szCs w:val="24"/>
          <w:vertAlign w:val="subscript"/>
        </w:rPr>
        <w:t>Total</w:t>
      </w:r>
      <w:r w:rsidR="00365142">
        <w:rPr>
          <w:rFonts w:asciiTheme="majorBidi" w:hAnsiTheme="majorBidi" w:cstheme="majorBidi"/>
          <w:sz w:val="24"/>
          <w:szCs w:val="24"/>
        </w:rPr>
        <w:t>) is valid</w:t>
      </w:r>
      <w:r w:rsidRPr="00254E73">
        <w:rPr>
          <w:rFonts w:asciiTheme="majorBidi" w:hAnsiTheme="majorBidi" w:cstheme="majorBidi"/>
          <w:b/>
          <w:bCs/>
          <w:sz w:val="24"/>
          <w:szCs w:val="24"/>
        </w:rPr>
        <w:t xml:space="preserve"> (Case 1, left) </w:t>
      </w:r>
      <w:r w:rsidRPr="00F70519">
        <w:rPr>
          <w:rFonts w:asciiTheme="majorBidi" w:hAnsiTheme="majorBidi" w:cstheme="majorBidi"/>
          <w:sz w:val="24"/>
          <w:szCs w:val="24"/>
        </w:rPr>
        <w:t>or i</w:t>
      </w:r>
      <w:r w:rsidR="00365142">
        <w:rPr>
          <w:rFonts w:asciiTheme="majorBidi" w:hAnsiTheme="majorBidi" w:cstheme="majorBidi"/>
          <w:sz w:val="24"/>
          <w:szCs w:val="24"/>
        </w:rPr>
        <w:t>nvalid</w:t>
      </w:r>
      <w:r>
        <w:rPr>
          <w:rFonts w:asciiTheme="majorBidi" w:hAnsiTheme="majorBidi" w:cstheme="majorBidi"/>
          <w:b/>
          <w:bCs/>
          <w:sz w:val="24"/>
          <w:szCs w:val="24"/>
        </w:rPr>
        <w:t xml:space="preserve"> </w:t>
      </w:r>
      <w:r w:rsidRPr="00254E73">
        <w:rPr>
          <w:rFonts w:asciiTheme="majorBidi" w:hAnsiTheme="majorBidi" w:cstheme="majorBidi"/>
          <w:b/>
          <w:bCs/>
          <w:sz w:val="24"/>
          <w:szCs w:val="24"/>
        </w:rPr>
        <w:t>(Case 2, right)</w:t>
      </w:r>
      <w:r w:rsidR="00365142">
        <w:rPr>
          <w:rFonts w:asciiTheme="majorBidi" w:hAnsiTheme="majorBidi" w:cstheme="majorBidi"/>
          <w:b/>
          <w:bCs/>
          <w:sz w:val="24"/>
          <w:szCs w:val="24"/>
        </w:rPr>
        <w:t>.</w:t>
      </w:r>
      <w:r>
        <w:rPr>
          <w:rFonts w:asciiTheme="majorBidi" w:hAnsiTheme="majorBidi" w:cstheme="majorBidi"/>
          <w:b/>
          <w:bCs/>
          <w:sz w:val="24"/>
          <w:szCs w:val="24"/>
        </w:rPr>
        <w:t xml:space="preserve"> </w:t>
      </w:r>
      <w:r w:rsidRPr="00254E73">
        <w:rPr>
          <w:rFonts w:asciiTheme="majorBidi" w:hAnsiTheme="majorBidi" w:cstheme="majorBidi"/>
          <w:sz w:val="24"/>
          <w:szCs w:val="24"/>
        </w:rPr>
        <w:t>In Case #2, there is a ga</w:t>
      </w:r>
      <w:r>
        <w:rPr>
          <w:rFonts w:asciiTheme="majorBidi" w:hAnsiTheme="majorBidi" w:cstheme="majorBidi"/>
          <w:sz w:val="24"/>
          <w:szCs w:val="24"/>
        </w:rPr>
        <w:t xml:space="preserve">p </w:t>
      </w:r>
      <w:r w:rsidRPr="00254E73">
        <w:rPr>
          <w:rFonts w:asciiTheme="majorBidi" w:hAnsiTheme="majorBidi" w:cstheme="majorBidi"/>
          <w:sz w:val="24"/>
          <w:szCs w:val="24"/>
        </w:rPr>
        <w:t>between Total Legal Entitlements and the Physical Available Water that the Total Shortage does not fill.</w:t>
      </w:r>
    </w:p>
    <w:p w14:paraId="66FC25E6" w14:textId="77777777" w:rsidR="008C0854" w:rsidRDefault="008C0854" w:rsidP="00B319EB">
      <w:pPr>
        <w:rPr>
          <w:rFonts w:asciiTheme="majorBidi" w:hAnsiTheme="majorBidi" w:cstheme="majorBidi"/>
          <w:sz w:val="24"/>
          <w:szCs w:val="24"/>
        </w:rPr>
      </w:pPr>
    </w:p>
    <w:p w14:paraId="7B218346" w14:textId="6F16F09D" w:rsidR="00B319EB" w:rsidRDefault="00365142" w:rsidP="00B319EB">
      <w:pPr>
        <w:rPr>
          <w:rFonts w:asciiTheme="majorBidi" w:hAnsiTheme="majorBidi" w:cstheme="majorBidi"/>
          <w:sz w:val="24"/>
          <w:szCs w:val="24"/>
        </w:rPr>
      </w:pPr>
      <w:r>
        <w:rPr>
          <w:rFonts w:asciiTheme="majorBidi" w:hAnsiTheme="majorBidi" w:cstheme="majorBidi"/>
          <w:sz w:val="24"/>
          <w:szCs w:val="24"/>
        </w:rPr>
        <w:t>The two c</w:t>
      </w:r>
      <w:r w:rsidR="00075BDA">
        <w:rPr>
          <w:rFonts w:asciiTheme="majorBidi" w:hAnsiTheme="majorBidi" w:cstheme="majorBidi"/>
          <w:sz w:val="24"/>
          <w:szCs w:val="24"/>
        </w:rPr>
        <w:t>ases can also be</w:t>
      </w:r>
      <w:r w:rsidR="00C0733E">
        <w:rPr>
          <w:rFonts w:asciiTheme="majorBidi" w:hAnsiTheme="majorBidi" w:cstheme="majorBidi"/>
          <w:sz w:val="24"/>
          <w:szCs w:val="24"/>
        </w:rPr>
        <w:t xml:space="preserve"> more precisely</w:t>
      </w:r>
      <w:r w:rsidR="00075BDA">
        <w:rPr>
          <w:rFonts w:asciiTheme="majorBidi" w:hAnsiTheme="majorBidi" w:cstheme="majorBidi"/>
          <w:sz w:val="24"/>
          <w:szCs w:val="24"/>
        </w:rPr>
        <w:t xml:space="preserve"> described mathematically.</w:t>
      </w:r>
      <w:r w:rsidR="008C0854">
        <w:rPr>
          <w:rFonts w:asciiTheme="majorBidi" w:hAnsiTheme="majorBidi" w:cstheme="majorBidi"/>
          <w:sz w:val="24"/>
          <w:szCs w:val="24"/>
        </w:rPr>
        <w:t xml:space="preserve"> </w:t>
      </w:r>
      <w:r w:rsidR="00B319EB">
        <w:rPr>
          <w:rFonts w:asciiTheme="majorBidi" w:hAnsiTheme="majorBidi" w:cstheme="majorBidi"/>
          <w:sz w:val="24"/>
          <w:szCs w:val="24"/>
        </w:rPr>
        <w:t>Summing Eq. 2 over all users gives</w:t>
      </w:r>
      <w:r w:rsidR="00CA0401">
        <w:rPr>
          <w:rFonts w:asciiTheme="majorBidi" w:hAnsiTheme="majorBidi" w:cstheme="majorBidi"/>
          <w:sz w:val="24"/>
          <w:szCs w:val="24"/>
        </w:rPr>
        <w:t xml:space="preserve"> the total of all awarded credits (</w:t>
      </w:r>
      <w:r w:rsidR="00CA0401" w:rsidRPr="00CA0401">
        <w:rPr>
          <w:rFonts w:asciiTheme="majorBidi" w:hAnsiTheme="majorBidi" w:cstheme="majorBidi"/>
          <w:i/>
          <w:iCs/>
          <w:sz w:val="24"/>
          <w:szCs w:val="24"/>
        </w:rPr>
        <w:t>A</w:t>
      </w:r>
      <w:r w:rsidR="00CA0401" w:rsidRPr="00CA0401">
        <w:rPr>
          <w:rFonts w:asciiTheme="majorBidi" w:hAnsiTheme="majorBidi" w:cstheme="majorBidi"/>
          <w:i/>
          <w:iCs/>
          <w:sz w:val="24"/>
          <w:szCs w:val="24"/>
          <w:vertAlign w:val="subscript"/>
        </w:rPr>
        <w:t>Total</w:t>
      </w:r>
      <w:r w:rsidR="00CA0401">
        <w:rPr>
          <w:rFonts w:asciiTheme="majorBidi" w:hAnsiTheme="majorBidi" w:cstheme="majorBidi"/>
          <w:sz w:val="24"/>
          <w:szCs w:val="24"/>
        </w:rPr>
        <w:t xml:space="preserve"> [million acre-feet]) as the larger of</w:t>
      </w:r>
      <w:r w:rsidR="00B319EB">
        <w:rPr>
          <w:rFonts w:asciiTheme="majorBidi" w:hAnsiTheme="majorBidi" w:cstheme="majorBidi"/>
          <w:sz w:val="24"/>
          <w:szCs w:val="24"/>
        </w:rPr>
        <w:t>:</w:t>
      </w:r>
    </w:p>
    <w:p w14:paraId="4FB6033F" w14:textId="391447C5" w:rsidR="00B319EB" w:rsidRPr="00995C1C" w:rsidRDefault="00000000" w:rsidP="00B319EB">
      <w:pPr>
        <w:jc w:val="center"/>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r>
          <w:rPr>
            <w:rFonts w:ascii="Cambria Math" w:hAnsi="Cambria Math" w:cstheme="majorBidi"/>
            <w:sz w:val="24"/>
            <w:szCs w:val="24"/>
          </w:rPr>
          <m:t>=maximum</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Total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oMath>
      <w:r w:rsidR="00B319EB">
        <w:rPr>
          <w:rFonts w:asciiTheme="majorBidi" w:eastAsiaTheme="minorEastAsia" w:hAnsiTheme="majorBidi" w:cstheme="majorBidi"/>
          <w:sz w:val="24"/>
          <w:szCs w:val="24"/>
        </w:rPr>
        <w:t xml:space="preserve">      [Eq. 3]</w:t>
      </w:r>
    </w:p>
    <w:p w14:paraId="6D29C35A" w14:textId="77777777" w:rsidR="00365142" w:rsidRDefault="00365142" w:rsidP="00B319EB">
      <w:pPr>
        <w:pStyle w:val="NoSpacing"/>
        <w:spacing w:after="0" w:line="240" w:lineRule="auto"/>
      </w:pPr>
    </w:p>
    <w:p w14:paraId="14A77A9B" w14:textId="1553EDBC" w:rsidR="00B319EB" w:rsidRDefault="008E4A7C" w:rsidP="00B319EB">
      <w:pPr>
        <w:pStyle w:val="NoSpacing"/>
        <w:spacing w:after="0" w:line="240" w:lineRule="auto"/>
      </w:pPr>
      <w:r>
        <w:t>In case 1</w:t>
      </w:r>
      <w:r w:rsidR="00630C30">
        <w:t>,</w:t>
      </w:r>
      <w:r w:rsidR="00B319EB" w:rsidRPr="00597217">
        <w:t xml:space="preserve"> the annual</w:t>
      </w:r>
      <w:r>
        <w:t xml:space="preserve"> </w:t>
      </w:r>
      <w:r w:rsidR="0037162E">
        <w:t>Physically Available Water (</w:t>
      </w:r>
      <w:r w:rsidR="0037162E" w:rsidRPr="00597217">
        <w:rPr>
          <w:i/>
          <w:iCs/>
        </w:rPr>
        <w:t>Q</w:t>
      </w:r>
      <w:r w:rsidR="0037162E" w:rsidRPr="00597217">
        <w:rPr>
          <w:i/>
          <w:iCs/>
          <w:vertAlign w:val="subscript"/>
        </w:rPr>
        <w:t>Physical</w:t>
      </w:r>
      <w:r w:rsidR="0037162E" w:rsidRPr="00597217">
        <w:t xml:space="preserve"> </w:t>
      </w:r>
      <w:r w:rsidR="0037162E">
        <w:t>[million acre-feet per year]</w:t>
      </w:r>
      <w:r w:rsidR="0037162E" w:rsidRPr="00597217">
        <w:t>)</w:t>
      </w:r>
      <w:r w:rsidR="00630C30">
        <w:t xml:space="preserve"> </w:t>
      </w:r>
      <w:r>
        <w:t>exceeds T</w:t>
      </w:r>
      <w:r w:rsidR="00B319EB" w:rsidRPr="00597217">
        <w:t xml:space="preserve">otal Legal Entitlements minus Total Mandatory </w:t>
      </w:r>
      <w:r w:rsidR="00104950">
        <w:t>Shortages</w:t>
      </w:r>
      <w:r w:rsidR="00B319EB" w:rsidRPr="00597217">
        <w:t xml:space="preserve"> (</w:t>
      </w:r>
      <w:r w:rsidR="00B319EB" w:rsidRPr="00597217">
        <w:rPr>
          <w:i/>
          <w:iCs/>
        </w:rPr>
        <w:t>Q</w:t>
      </w:r>
      <w:r w:rsidR="00B319EB" w:rsidRPr="00597217">
        <w:rPr>
          <w:i/>
          <w:iCs/>
          <w:vertAlign w:val="subscript"/>
        </w:rPr>
        <w:t>Physical</w:t>
      </w:r>
      <w:r w:rsidR="00B319EB" w:rsidRPr="00597217">
        <w:t xml:space="preserve"> ≥ </w:t>
      </w:r>
      <w:r w:rsidR="00B319EB" w:rsidRPr="00AE0838">
        <w:rPr>
          <w:i/>
          <w:iCs/>
        </w:rPr>
        <w:t>E</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Pr>
          <w:i/>
          <w:iCs/>
        </w:rPr>
        <w:t>M</w:t>
      </w:r>
      <w:r w:rsidR="00B319EB" w:rsidRPr="00AE0838">
        <w:rPr>
          <w:i/>
          <w:iCs/>
          <w:vertAlign w:val="subscript"/>
        </w:rPr>
        <w:t>Total</w:t>
      </w:r>
      <w:r w:rsidR="00B319EB" w:rsidRPr="00597217">
        <w:t>). I</w:t>
      </w:r>
      <w:r>
        <w:t>n this case</w:t>
      </w:r>
      <w:r w:rsidR="00B319EB" w:rsidRPr="00597217">
        <w:t xml:space="preserve"> [</w:t>
      </w:r>
      <w:r w:rsidR="00B319EB" w:rsidRPr="00AE0838">
        <w:rPr>
          <w:i/>
          <w:iCs/>
        </w:rPr>
        <w:t>E</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Pr>
          <w:i/>
          <w:iCs/>
        </w:rPr>
        <w:t>M</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sidRPr="00AE0838">
        <w:rPr>
          <w:i/>
          <w:iCs/>
        </w:rPr>
        <w:t>D</w:t>
      </w:r>
      <w:r w:rsidR="00B319EB" w:rsidRPr="00AE0838">
        <w:rPr>
          <w:i/>
          <w:iCs/>
          <w:vertAlign w:val="subscript"/>
        </w:rPr>
        <w:t>Total</w:t>
      </w:r>
      <w:r w:rsidR="00B319EB" w:rsidRPr="00597217">
        <w:t xml:space="preserve">] is positive and </w:t>
      </w:r>
      <w:r w:rsidR="00B319EB" w:rsidRPr="00AE0838">
        <w:rPr>
          <w:i/>
          <w:iCs/>
        </w:rPr>
        <w:t>max([a positive number], 0)</w:t>
      </w:r>
      <w:r w:rsidR="00B319EB" w:rsidRPr="00597217">
        <w:t xml:space="preserve"> is that positive number</w:t>
      </w:r>
      <w:r>
        <w:t xml:space="preserve">. Thus, </w:t>
      </w:r>
      <w:r w:rsidR="00B319EB">
        <w:t>full</w:t>
      </w:r>
      <w:r w:rsidR="00B319EB" w:rsidRPr="00597217">
        <w:t xml:space="preserve"> credit</w:t>
      </w:r>
      <w:r w:rsidR="00B319EB">
        <w:t xml:space="preserve">s </w:t>
      </w:r>
      <w:r w:rsidR="00B319EB">
        <w:rPr>
          <w:i/>
          <w:iCs/>
        </w:rPr>
        <w:t>A</w:t>
      </w:r>
      <w:r w:rsidR="00B319EB" w:rsidRPr="00AE0838">
        <w:rPr>
          <w:i/>
          <w:iCs/>
          <w:vertAlign w:val="subscript"/>
        </w:rPr>
        <w:t>Total</w:t>
      </w:r>
      <w:r w:rsidR="00B319EB" w:rsidRPr="00597217">
        <w:t xml:space="preserve"> </w:t>
      </w:r>
      <w:r w:rsidR="00B319EB">
        <w:t xml:space="preserve">are </w:t>
      </w:r>
      <w:r>
        <w:t xml:space="preserve">correctly </w:t>
      </w:r>
      <w:r w:rsidR="00B319EB" w:rsidRPr="00597217">
        <w:t>awarded (</w:t>
      </w:r>
      <w:r>
        <w:t>Eq 3; F</w:t>
      </w:r>
      <w:r w:rsidR="00B319EB" w:rsidRPr="00597217">
        <w:t>i</w:t>
      </w:r>
      <w:r w:rsidR="009857FB">
        <w:t>g</w:t>
      </w:r>
      <w:r>
        <w:t>.</w:t>
      </w:r>
      <w:r w:rsidR="00B319EB" w:rsidRPr="00597217">
        <w:t xml:space="preserve"> </w:t>
      </w:r>
      <w:r w:rsidR="00C0733E">
        <w:t>4</w:t>
      </w:r>
      <w:r w:rsidR="00B319EB" w:rsidRPr="00597217">
        <w:t>, Case #1).</w:t>
      </w:r>
      <w:r w:rsidR="008C0854">
        <w:t xml:space="preserve"> </w:t>
      </w:r>
    </w:p>
    <w:p w14:paraId="7817434E" w14:textId="77777777" w:rsidR="00B319EB" w:rsidRDefault="00B319EB" w:rsidP="00B319EB">
      <w:pPr>
        <w:pStyle w:val="NoSpacing"/>
        <w:spacing w:after="0" w:line="240" w:lineRule="auto"/>
      </w:pPr>
    </w:p>
    <w:p w14:paraId="716D271D" w14:textId="7BF2D060" w:rsidR="009857FB" w:rsidRDefault="00B319EB" w:rsidP="00365142">
      <w:pPr>
        <w:pStyle w:val="NoSpacing"/>
        <w:spacing w:after="0" w:line="240" w:lineRule="auto"/>
      </w:pPr>
      <w:r>
        <w:t xml:space="preserve">However, in a Case #2 when the </w:t>
      </w:r>
      <w:r w:rsidR="0037162E">
        <w:t>annual Physically Available</w:t>
      </w:r>
      <w:r>
        <w:t xml:space="preserve"> Water is less than the Total Legal Entitlements minus Total Mandatory </w:t>
      </w:r>
      <w:r w:rsidR="00971663">
        <w:t>Shortages</w:t>
      </w:r>
      <w:r>
        <w:t xml:space="preserve"> (</w:t>
      </w:r>
      <w:r w:rsidRPr="00AE0838">
        <w:rPr>
          <w:i/>
          <w:iCs/>
        </w:rPr>
        <w:t>Q</w:t>
      </w:r>
      <w:r w:rsidRPr="00AE0838">
        <w:rPr>
          <w:i/>
          <w:iCs/>
          <w:vertAlign w:val="subscript"/>
        </w:rPr>
        <w:t xml:space="preserve">Physical </w:t>
      </w:r>
      <w:r>
        <w:t xml:space="preserve">&lt; </w:t>
      </w:r>
      <w:r w:rsidRPr="00AE0838">
        <w:rPr>
          <w:i/>
          <w:iCs/>
        </w:rPr>
        <w:t>E</w:t>
      </w:r>
      <w:r w:rsidRPr="00AE0838">
        <w:rPr>
          <w:i/>
          <w:iCs/>
          <w:vertAlign w:val="subscript"/>
        </w:rPr>
        <w:t>Total</w:t>
      </w:r>
      <w:r w:rsidRPr="00AE0838">
        <w:rPr>
          <w:vertAlign w:val="subscript"/>
        </w:rPr>
        <w:t xml:space="preserve"> </w:t>
      </w:r>
      <m:oMath>
        <m:r>
          <w:rPr>
            <w:rFonts w:ascii="Cambria Math" w:hAnsi="Cambria Math"/>
          </w:rPr>
          <m:t>-</m:t>
        </m:r>
      </m:oMath>
      <w:r>
        <w:t xml:space="preserve"> </w:t>
      </w:r>
      <w:r w:rsidR="00971663">
        <w:rPr>
          <w:i/>
          <w:iCs/>
        </w:rPr>
        <w:t>M</w:t>
      </w:r>
      <w:r w:rsidRPr="00AE0838">
        <w:rPr>
          <w:i/>
          <w:iCs/>
          <w:vertAlign w:val="subscript"/>
        </w:rPr>
        <w:t>Total</w:t>
      </w:r>
      <w:r>
        <w:t xml:space="preserve">), there is a gap between the Total Legal Entitlements and </w:t>
      </w:r>
      <w:r w:rsidR="00641483">
        <w:t>Physically</w:t>
      </w:r>
      <w:r>
        <w:t xml:space="preserve"> Available Water that the Total Mandatory </w:t>
      </w:r>
      <w:r w:rsidR="00971663">
        <w:t>Shortages</w:t>
      </w:r>
      <w:r>
        <w:t xml:space="preserve"> do not fill (Figure </w:t>
      </w:r>
      <w:r w:rsidR="00A9006E">
        <w:t>4</w:t>
      </w:r>
      <w:r>
        <w:t xml:space="preserve">, Case #2). In this case, Eq. 3 will </w:t>
      </w:r>
      <w:r w:rsidR="009857FB">
        <w:t xml:space="preserve">incorrectly </w:t>
      </w:r>
      <w:r>
        <w:t>award credit</w:t>
      </w:r>
      <w:r w:rsidR="00AD1585">
        <w:t>s</w:t>
      </w:r>
      <w:r>
        <w:t xml:space="preserve"> </w:t>
      </w:r>
      <w:r>
        <w:rPr>
          <w:i/>
          <w:iCs/>
        </w:rPr>
        <w:t>A</w:t>
      </w:r>
      <w:r w:rsidRPr="00AE0838">
        <w:rPr>
          <w:i/>
          <w:iCs/>
          <w:vertAlign w:val="subscript"/>
        </w:rPr>
        <w:t>Total</w:t>
      </w:r>
      <w:r>
        <w:t xml:space="preserve"> </w:t>
      </w:r>
      <w:r w:rsidR="007F1C5C">
        <w:t>because</w:t>
      </w:r>
      <w:r w:rsidR="00AD1585">
        <w:t xml:space="preserve"> there was insufficient </w:t>
      </w:r>
      <w:r>
        <w:t>reservoir</w:t>
      </w:r>
      <w:r w:rsidR="00AD1585">
        <w:t xml:space="preserve"> inflow.</w:t>
      </w:r>
    </w:p>
    <w:p w14:paraId="4094A060" w14:textId="77777777" w:rsidR="009857FB" w:rsidRDefault="009857FB" w:rsidP="00365142">
      <w:pPr>
        <w:pStyle w:val="NoSpacing"/>
        <w:spacing w:after="0" w:line="240" w:lineRule="auto"/>
      </w:pPr>
    </w:p>
    <w:p w14:paraId="0C82179C" w14:textId="64CBC4B4" w:rsidR="009857FB" w:rsidRDefault="009857FB" w:rsidP="009857FB">
      <w:pPr>
        <w:rPr>
          <w:rFonts w:asciiTheme="majorBidi" w:hAnsiTheme="majorBidi" w:cstheme="majorBidi"/>
          <w:sz w:val="24"/>
          <w:szCs w:val="24"/>
        </w:rPr>
      </w:pPr>
      <w:r w:rsidRPr="00104950">
        <w:rPr>
          <w:rFonts w:asciiTheme="majorBidi" w:hAnsiTheme="majorBidi" w:cstheme="majorBidi"/>
          <w:sz w:val="24"/>
          <w:szCs w:val="24"/>
        </w:rPr>
        <w:t xml:space="preserve">We estimate that 0.8 million acre-feet of the total 4.4 million acre-feet </w:t>
      </w:r>
      <w:r>
        <w:rPr>
          <w:rFonts w:asciiTheme="majorBidi" w:hAnsiTheme="majorBidi" w:cstheme="majorBidi"/>
          <w:sz w:val="24"/>
          <w:szCs w:val="24"/>
        </w:rPr>
        <w:t>of voluntary Lake Mead</w:t>
      </w:r>
      <w:r w:rsidRPr="00104950">
        <w:rPr>
          <w:rFonts w:asciiTheme="majorBidi" w:hAnsiTheme="majorBidi" w:cstheme="majorBidi"/>
          <w:sz w:val="24"/>
          <w:szCs w:val="24"/>
        </w:rPr>
        <w:t xml:space="preserve"> </w:t>
      </w:r>
      <w:r>
        <w:rPr>
          <w:rFonts w:asciiTheme="majorBidi" w:hAnsiTheme="majorBidi" w:cstheme="majorBidi"/>
          <w:sz w:val="24"/>
          <w:szCs w:val="24"/>
        </w:rPr>
        <w:t>water conservation program</w:t>
      </w:r>
      <w:r w:rsidRPr="00104950">
        <w:rPr>
          <w:rFonts w:asciiTheme="majorBidi" w:hAnsiTheme="majorBidi" w:cstheme="majorBidi"/>
          <w:sz w:val="24"/>
          <w:szCs w:val="24"/>
        </w:rPr>
        <w:t xml:space="preserve"> </w:t>
      </w:r>
      <w:r w:rsidR="00945001">
        <w:rPr>
          <w:rFonts w:asciiTheme="majorBidi" w:hAnsiTheme="majorBidi" w:cstheme="majorBidi"/>
          <w:sz w:val="24"/>
          <w:szCs w:val="24"/>
        </w:rPr>
        <w:t>activity</w:t>
      </w:r>
      <w:r>
        <w:rPr>
          <w:rFonts w:asciiTheme="majorBidi" w:hAnsiTheme="majorBidi" w:cstheme="majorBidi"/>
          <w:sz w:val="24"/>
          <w:szCs w:val="24"/>
        </w:rPr>
        <w:t xml:space="preserve"> through 202</w:t>
      </w:r>
      <w:r w:rsidR="00CA0401">
        <w:rPr>
          <w:rFonts w:asciiTheme="majorBidi" w:hAnsiTheme="majorBidi" w:cstheme="majorBidi"/>
          <w:sz w:val="24"/>
          <w:szCs w:val="24"/>
        </w:rPr>
        <w:t xml:space="preserve">5 </w:t>
      </w:r>
      <w:r w:rsidRPr="00104950">
        <w:rPr>
          <w:rFonts w:asciiTheme="majorBidi" w:hAnsiTheme="majorBidi" w:cstheme="majorBidi"/>
          <w:sz w:val="24"/>
          <w:szCs w:val="24"/>
        </w:rPr>
        <w:t xml:space="preserve">were credited even though sufficient water did not flow into Lake Mead (Figure </w:t>
      </w:r>
      <w:r>
        <w:rPr>
          <w:rFonts w:asciiTheme="majorBidi" w:hAnsiTheme="majorBidi" w:cstheme="majorBidi"/>
          <w:sz w:val="24"/>
          <w:szCs w:val="24"/>
        </w:rPr>
        <w:t>5</w:t>
      </w:r>
      <w:r w:rsidRPr="00104950">
        <w:rPr>
          <w:rFonts w:asciiTheme="majorBidi" w:hAnsiTheme="majorBidi" w:cstheme="majorBidi"/>
          <w:sz w:val="24"/>
          <w:szCs w:val="24"/>
        </w:rPr>
        <w:t xml:space="preserve">). </w:t>
      </w:r>
    </w:p>
    <w:p w14:paraId="75D085A0" w14:textId="208C22D8" w:rsidR="009857FB" w:rsidRDefault="00B07B0D" w:rsidP="009857FB">
      <w:pPr>
        <w:pStyle w:val="ListParagraph"/>
        <w:jc w:val="center"/>
        <w:rPr>
          <w:rFonts w:asciiTheme="majorBidi" w:hAnsiTheme="majorBidi" w:cstheme="majorBidi"/>
          <w:sz w:val="24"/>
          <w:szCs w:val="24"/>
        </w:rPr>
      </w:pPr>
      <w:r>
        <w:rPr>
          <w:noProof/>
        </w:rPr>
        <w:lastRenderedPageBreak/>
        <w:drawing>
          <wp:inline distT="0" distB="0" distL="0" distR="0" wp14:anchorId="3B21795B" wp14:editId="355BD940">
            <wp:extent cx="4755895" cy="3140110"/>
            <wp:effectExtent l="0" t="0" r="6985" b="3175"/>
            <wp:docPr id="19904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38581" name=""/>
                    <pic:cNvPicPr/>
                  </pic:nvPicPr>
                  <pic:blipFill>
                    <a:blip r:embed="rId22"/>
                    <a:stretch>
                      <a:fillRect/>
                    </a:stretch>
                  </pic:blipFill>
                  <pic:spPr>
                    <a:xfrm>
                      <a:off x="0" y="0"/>
                      <a:ext cx="4764110" cy="3145534"/>
                    </a:xfrm>
                    <a:prstGeom prst="rect">
                      <a:avLst/>
                    </a:prstGeom>
                  </pic:spPr>
                </pic:pic>
              </a:graphicData>
            </a:graphic>
          </wp:inline>
        </w:drawing>
      </w:r>
    </w:p>
    <w:p w14:paraId="4ECC3E62" w14:textId="6E2A42CC" w:rsidR="009857FB" w:rsidRPr="007F1C5C" w:rsidRDefault="009857FB" w:rsidP="009857FB">
      <w:pPr>
        <w:pStyle w:val="NoSpacing"/>
        <w:spacing w:after="0" w:line="240" w:lineRule="auto"/>
      </w:pPr>
      <w:r w:rsidRPr="00254E73">
        <w:rPr>
          <w:b/>
          <w:bCs/>
        </w:rPr>
        <w:t xml:space="preserve">Figure </w:t>
      </w:r>
      <w:r>
        <w:rPr>
          <w:b/>
          <w:bCs/>
        </w:rPr>
        <w:t>5</w:t>
      </w:r>
      <w:r w:rsidRPr="00254E73">
        <w:rPr>
          <w:b/>
          <w:bCs/>
        </w:rPr>
        <w:t xml:space="preserve">. </w:t>
      </w:r>
      <w:r w:rsidR="00945001">
        <w:rPr>
          <w:b/>
          <w:bCs/>
        </w:rPr>
        <w:t xml:space="preserve">Annual </w:t>
      </w:r>
      <w:r w:rsidRPr="00254E73">
        <w:rPr>
          <w:b/>
          <w:bCs/>
        </w:rPr>
        <w:t xml:space="preserve">Lake Mead </w:t>
      </w:r>
      <w:r>
        <w:rPr>
          <w:b/>
          <w:bCs/>
        </w:rPr>
        <w:t>i</w:t>
      </w:r>
      <w:r w:rsidRPr="00254E73">
        <w:rPr>
          <w:b/>
          <w:bCs/>
        </w:rPr>
        <w:t>nflow</w:t>
      </w:r>
      <w:r w:rsidR="007F1C5C">
        <w:rPr>
          <w:b/>
          <w:bCs/>
        </w:rPr>
        <w:t xml:space="preserve"> (dark blue)</w:t>
      </w:r>
      <w:r w:rsidRPr="00254E73">
        <w:rPr>
          <w:b/>
          <w:bCs/>
        </w:rPr>
        <w:t xml:space="preserve">, </w:t>
      </w:r>
      <w:r>
        <w:rPr>
          <w:b/>
          <w:bCs/>
        </w:rPr>
        <w:t>e</w:t>
      </w:r>
      <w:r w:rsidRPr="00254E73">
        <w:rPr>
          <w:b/>
          <w:bCs/>
        </w:rPr>
        <w:t>vaporation</w:t>
      </w:r>
      <w:r w:rsidR="007F1C5C">
        <w:rPr>
          <w:b/>
          <w:bCs/>
        </w:rPr>
        <w:t xml:space="preserve"> (grey)</w:t>
      </w:r>
      <w:r w:rsidRPr="00254E73">
        <w:rPr>
          <w:b/>
          <w:bCs/>
        </w:rPr>
        <w:t xml:space="preserve">, </w:t>
      </w:r>
      <w:r w:rsidR="00945001">
        <w:rPr>
          <w:b/>
          <w:bCs/>
        </w:rPr>
        <w:t>physically available water</w:t>
      </w:r>
      <w:r w:rsidR="007F1C5C">
        <w:rPr>
          <w:b/>
          <w:bCs/>
        </w:rPr>
        <w:t xml:space="preserve"> (light blue)</w:t>
      </w:r>
      <w:r w:rsidR="00945001">
        <w:rPr>
          <w:b/>
          <w:bCs/>
        </w:rPr>
        <w:t xml:space="preserve">, </w:t>
      </w:r>
      <w:r w:rsidRPr="00254E73">
        <w:rPr>
          <w:b/>
          <w:bCs/>
        </w:rPr>
        <w:t xml:space="preserve">and </w:t>
      </w:r>
      <w:r w:rsidR="00945001">
        <w:rPr>
          <w:b/>
          <w:bCs/>
        </w:rPr>
        <w:t>c</w:t>
      </w:r>
      <w:r w:rsidRPr="00254E73">
        <w:rPr>
          <w:b/>
          <w:bCs/>
        </w:rPr>
        <w:t xml:space="preserve">onservation </w:t>
      </w:r>
      <w:r w:rsidR="00945001">
        <w:rPr>
          <w:b/>
          <w:bCs/>
        </w:rPr>
        <w:t>c</w:t>
      </w:r>
      <w:r w:rsidRPr="00254E73">
        <w:rPr>
          <w:b/>
          <w:bCs/>
        </w:rPr>
        <w:t>redits</w:t>
      </w:r>
      <w:r w:rsidR="007F1C5C">
        <w:rPr>
          <w:b/>
          <w:bCs/>
        </w:rPr>
        <w:t xml:space="preserve"> (</w:t>
      </w:r>
      <w:r w:rsidR="00971663">
        <w:rPr>
          <w:b/>
          <w:bCs/>
        </w:rPr>
        <w:t xml:space="preserve">bright </w:t>
      </w:r>
      <w:r w:rsidR="007F1C5C">
        <w:rPr>
          <w:b/>
          <w:bCs/>
        </w:rPr>
        <w:t>red bars)</w:t>
      </w:r>
      <w:r w:rsidRPr="00254E73">
        <w:rPr>
          <w:b/>
          <w:bCs/>
        </w:rPr>
        <w:t xml:space="preserve"> </w:t>
      </w:r>
      <w:r w:rsidR="00945001">
        <w:rPr>
          <w:b/>
          <w:bCs/>
        </w:rPr>
        <w:t>in relation to total legal entitlements of 9.0 million acre-feet</w:t>
      </w:r>
      <w:r w:rsidR="007F1C5C">
        <w:rPr>
          <w:b/>
          <w:bCs/>
        </w:rPr>
        <w:t xml:space="preserve"> (black horizontal dashed line)</w:t>
      </w:r>
      <w:r w:rsidR="00945001">
        <w:rPr>
          <w:b/>
          <w:bCs/>
        </w:rPr>
        <w:t>.</w:t>
      </w:r>
      <w:ins w:id="92" w:author="David Rosenberg" w:date="2026-06-19T15:22:00Z" w16du:dateUtc="2026-06-19T21:22:00Z">
        <w:r w:rsidR="007F1C5C">
          <w:rPr>
            <w:b/>
            <w:bCs/>
          </w:rPr>
          <w:t xml:space="preserve"> </w:t>
        </w:r>
      </w:ins>
      <w:r w:rsidR="007F1C5C">
        <w:t>When the available water was less than legal entitlements, conserved water was credited even though that water did not flow into Lake Mead (dark red bars).</w:t>
      </w:r>
    </w:p>
    <w:p w14:paraId="0E18593B" w14:textId="77777777" w:rsidR="009857FB" w:rsidRDefault="009857FB" w:rsidP="009857FB">
      <w:pPr>
        <w:pStyle w:val="NoSpacing"/>
        <w:spacing w:after="0" w:line="240" w:lineRule="auto"/>
        <w:rPr>
          <w:b/>
          <w:bCs/>
        </w:rPr>
      </w:pPr>
    </w:p>
    <w:p w14:paraId="1651BF52" w14:textId="51D125C0" w:rsidR="009857FB" w:rsidRDefault="509BACF2" w:rsidP="509BACF2">
      <w:pPr>
        <w:pStyle w:val="NoSpacing"/>
        <w:spacing w:after="0" w:line="240" w:lineRule="auto"/>
      </w:pPr>
      <w:r>
        <w:t>Conditions where the Physically Available Water is less tha</w:t>
      </w:r>
      <w:ins w:id="93" w:author="Erik Porse" w:date="2026-07-21T23:50:00Z" w16du:dateUtc="2026-07-21T23:50:59Z">
        <w:r>
          <w:t>n</w:t>
        </w:r>
      </w:ins>
      <w:del w:id="94" w:author="Erik Porse" w:date="2026-07-21T23:50:00Z" w16du:dateUtc="2026-07-21T23:50:58Z">
        <w:r w:rsidR="00FB59C5" w:rsidDel="509BACF2">
          <w:delText>t</w:delText>
        </w:r>
      </w:del>
      <w:r>
        <w:t xml:space="preserve"> Total Legal Entitlements </w:t>
      </w:r>
      <w:del w:id="95" w:author="Erik Porse" w:date="2026-07-21T23:51:00Z" w16du:dateUtc="2026-07-21T23:51:10Z">
        <w:r w:rsidR="00FB59C5" w:rsidDel="509BACF2">
          <w:delText>will increasingly</w:delText>
        </w:r>
      </w:del>
      <w:ins w:id="96" w:author="Erik Porse" w:date="2026-07-21T23:51:00Z" w16du:dateUtc="2026-07-21T23:51:13Z">
        <w:r>
          <w:t>will likely continue to</w:t>
        </w:r>
      </w:ins>
      <w:r>
        <w:t xml:space="preserve"> occur as future Colorado River flows become more volatile and risk of reservoir level declines increase (Table 2). For example, with a Lake Powell release of 7.0 million acre-feet per year and Total Legal Entitlements of 9.0 million acre-feet per year, Total Mandatory Shortages must exceed 1.5 maf per year for there to be sufficient physically available water to award all requested credits. When the Lake Powell release is 6 million acre-feet as in Water Year 2025-2026, Total Mandatory Shortages must exceed 2.6 maf per year.</w:t>
      </w:r>
    </w:p>
    <w:p w14:paraId="2BE8E3E7" w14:textId="77777777" w:rsidR="000366A3" w:rsidRDefault="000366A3" w:rsidP="009857FB">
      <w:pPr>
        <w:pStyle w:val="NoSpacing"/>
        <w:spacing w:after="0" w:line="240" w:lineRule="auto"/>
      </w:pPr>
    </w:p>
    <w:p w14:paraId="68C19ADA" w14:textId="77777777" w:rsidR="00971663" w:rsidRDefault="00971663">
      <w:pPr>
        <w:rPr>
          <w:rFonts w:asciiTheme="majorBidi" w:hAnsiTheme="majorBidi" w:cstheme="majorBidi"/>
          <w:b/>
          <w:bCs/>
          <w:sz w:val="24"/>
          <w:szCs w:val="24"/>
        </w:rPr>
      </w:pPr>
      <w:r>
        <w:rPr>
          <w:b/>
          <w:bCs/>
        </w:rPr>
        <w:br w:type="page"/>
      </w:r>
    </w:p>
    <w:p w14:paraId="07B46F6D" w14:textId="10174BBF" w:rsidR="000366A3" w:rsidRPr="000366A3" w:rsidRDefault="000366A3" w:rsidP="009857FB">
      <w:pPr>
        <w:pStyle w:val="NoSpacing"/>
        <w:spacing w:after="0" w:line="240" w:lineRule="auto"/>
        <w:rPr>
          <w:b/>
          <w:bCs/>
        </w:rPr>
      </w:pPr>
      <w:r w:rsidRPr="000366A3">
        <w:rPr>
          <w:b/>
          <w:bCs/>
        </w:rPr>
        <w:lastRenderedPageBreak/>
        <w:t xml:space="preserve">Table 2. Conditions of Lake Powell releases and Lower Basin shortages where there is sufficient physically available water to award all </w:t>
      </w:r>
      <w:r w:rsidR="00774F15">
        <w:rPr>
          <w:b/>
          <w:bCs/>
        </w:rPr>
        <w:t xml:space="preserve">requested </w:t>
      </w:r>
      <w:r w:rsidRPr="000366A3">
        <w:rPr>
          <w:b/>
          <w:bCs/>
        </w:rPr>
        <w:t>credits. When there is insufficient water, the gap is calculated. All columns million acre-feet per year.</w:t>
      </w:r>
    </w:p>
    <w:p w14:paraId="18E01503" w14:textId="77777777" w:rsidR="00AD07C9" w:rsidRDefault="00AD07C9" w:rsidP="009857FB">
      <w:pPr>
        <w:pStyle w:val="NoSpacing"/>
        <w:spacing w:after="0" w:line="240" w:lineRule="auto"/>
      </w:pPr>
    </w:p>
    <w:p w14:paraId="2CC054F7" w14:textId="7F5FD242" w:rsidR="000366A3" w:rsidRDefault="000366A3" w:rsidP="009857FB">
      <w:pPr>
        <w:pStyle w:val="NoSpacing"/>
        <w:spacing w:after="0" w:line="240" w:lineRule="auto"/>
      </w:pPr>
      <w:r w:rsidRPr="000366A3">
        <w:rPr>
          <w:noProof/>
        </w:rPr>
        <w:drawing>
          <wp:inline distT="0" distB="0" distL="0" distR="0" wp14:anchorId="1BA17E4B" wp14:editId="6E50EDFB">
            <wp:extent cx="5943600" cy="1847850"/>
            <wp:effectExtent l="0" t="0" r="0" b="0"/>
            <wp:docPr id="177559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2CC115FE" w14:textId="77777777" w:rsidR="000366A3" w:rsidRDefault="000366A3" w:rsidP="009857FB">
      <w:pPr>
        <w:pStyle w:val="NoSpacing"/>
        <w:spacing w:after="0" w:line="240" w:lineRule="auto"/>
      </w:pPr>
    </w:p>
    <w:p w14:paraId="275476EC" w14:textId="0F02D020" w:rsidR="00B35471" w:rsidRPr="00B35471" w:rsidRDefault="509BACF2" w:rsidP="001E3AFB">
      <w:pPr>
        <w:pStyle w:val="Heading1"/>
      </w:pPr>
      <w:r>
        <w:t xml:space="preserve">Strategies to </w:t>
      </w:r>
      <w:commentRangeStart w:id="97"/>
      <w:r>
        <w:t xml:space="preserve">Motivate Conservation and Increase User Autonomy </w:t>
      </w:r>
      <w:commentRangeEnd w:id="97"/>
      <w:r w:rsidR="009857FB" w:rsidRPr="00B35471">
        <w:rPr>
          <w:rStyle w:val="CommentReference"/>
          <w:sz w:val="24"/>
          <w:szCs w:val="24"/>
        </w:rPr>
        <w:commentReference w:id="97"/>
      </w:r>
    </w:p>
    <w:p w14:paraId="734FBA47" w14:textId="5BC9DE14" w:rsidR="00AE0838" w:rsidRDefault="00583E75" w:rsidP="509BACF2">
      <w:pPr>
        <w:rPr>
          <w:rFonts w:asciiTheme="majorBidi" w:eastAsiaTheme="minorEastAsia" w:hAnsiTheme="majorBidi" w:cstheme="majorBidi"/>
          <w:sz w:val="24"/>
          <w:szCs w:val="24"/>
        </w:rPr>
      </w:pPr>
      <w:r w:rsidRPr="509BACF2">
        <w:rPr>
          <w:rFonts w:asciiTheme="majorBidi" w:hAnsiTheme="majorBidi" w:cstheme="majorBidi"/>
          <w:sz w:val="24"/>
          <w:szCs w:val="24"/>
        </w:rPr>
        <w:t>There</w:t>
      </w:r>
      <w:r w:rsidR="00B35471" w:rsidRPr="509BACF2">
        <w:rPr>
          <w:rFonts w:asciiTheme="majorBidi" w:hAnsiTheme="majorBidi" w:cstheme="majorBidi"/>
          <w:sz w:val="24"/>
          <w:szCs w:val="24"/>
        </w:rPr>
        <w:t xml:space="preserve"> are numerous ways to design </w:t>
      </w:r>
      <w:r w:rsidR="00D94A91" w:rsidRPr="509BACF2">
        <w:rPr>
          <w:rFonts w:asciiTheme="majorBidi" w:hAnsiTheme="majorBidi" w:cstheme="majorBidi"/>
          <w:sz w:val="24"/>
          <w:szCs w:val="24"/>
        </w:rPr>
        <w:t xml:space="preserve">a program to </w:t>
      </w:r>
      <w:r w:rsidR="00774F15" w:rsidRPr="509BACF2">
        <w:rPr>
          <w:rFonts w:asciiTheme="majorBidi" w:hAnsiTheme="majorBidi" w:cstheme="majorBidi"/>
          <w:sz w:val="24"/>
          <w:szCs w:val="24"/>
        </w:rPr>
        <w:t>motivate</w:t>
      </w:r>
      <w:r w:rsidR="00B319EB" w:rsidRPr="509BACF2">
        <w:rPr>
          <w:rFonts w:asciiTheme="majorBidi" w:hAnsiTheme="majorBidi" w:cstheme="majorBidi"/>
          <w:sz w:val="24"/>
          <w:szCs w:val="24"/>
        </w:rPr>
        <w:t xml:space="preserve"> </w:t>
      </w:r>
      <w:ins w:id="98" w:author="Erik Porse" w:date="2026-07-21T23:52:00Z" w16du:dateUtc="2026-07-21T23:52:57Z">
        <w:r w:rsidR="00B319EB" w:rsidRPr="509BACF2">
          <w:rPr>
            <w:rFonts w:asciiTheme="majorBidi" w:hAnsiTheme="majorBidi" w:cstheme="majorBidi"/>
            <w:sz w:val="24"/>
            <w:szCs w:val="24"/>
          </w:rPr>
          <w:t xml:space="preserve">additional </w:t>
        </w:r>
      </w:ins>
      <w:r w:rsidR="00B35471" w:rsidRPr="509BACF2">
        <w:rPr>
          <w:rFonts w:asciiTheme="majorBidi" w:hAnsiTheme="majorBidi" w:cstheme="majorBidi"/>
          <w:sz w:val="24"/>
          <w:szCs w:val="24"/>
        </w:rPr>
        <w:t>voluntary, uncompensated</w:t>
      </w:r>
      <w:r w:rsidR="005F6B38" w:rsidRPr="509BACF2">
        <w:rPr>
          <w:rFonts w:asciiTheme="majorBidi" w:hAnsiTheme="majorBidi" w:cstheme="majorBidi"/>
          <w:sz w:val="24"/>
          <w:szCs w:val="24"/>
        </w:rPr>
        <w:t xml:space="preserve"> water conservation</w:t>
      </w:r>
      <w:r w:rsidR="00B35471" w:rsidRPr="509BACF2">
        <w:rPr>
          <w:rFonts w:asciiTheme="majorBidi" w:hAnsiTheme="majorBidi" w:cstheme="majorBidi"/>
          <w:sz w:val="24"/>
          <w:szCs w:val="24"/>
        </w:rPr>
        <w:t xml:space="preserve">. </w:t>
      </w:r>
      <w:r w:rsidRPr="509BACF2">
        <w:rPr>
          <w:rFonts w:asciiTheme="majorBidi" w:hAnsiTheme="majorBidi" w:cstheme="majorBidi"/>
          <w:sz w:val="24"/>
          <w:szCs w:val="24"/>
        </w:rPr>
        <w:t xml:space="preserve">First, </w:t>
      </w:r>
      <w:r w:rsidR="00125197" w:rsidRPr="509BACF2">
        <w:rPr>
          <w:rFonts w:asciiTheme="majorBidi" w:hAnsiTheme="majorBidi" w:cstheme="majorBidi"/>
          <w:sz w:val="24"/>
          <w:szCs w:val="24"/>
        </w:rPr>
        <w:t>USBR</w:t>
      </w:r>
      <w:r w:rsidRPr="509BACF2">
        <w:rPr>
          <w:rFonts w:asciiTheme="majorBidi" w:hAnsiTheme="majorBidi" w:cstheme="majorBidi"/>
          <w:sz w:val="24"/>
          <w:szCs w:val="24"/>
        </w:rPr>
        <w:t xml:space="preserve"> can</w:t>
      </w:r>
      <w:r w:rsidR="009D7029" w:rsidRPr="509BACF2">
        <w:rPr>
          <w:rFonts w:asciiTheme="majorBidi" w:hAnsiTheme="majorBidi" w:cstheme="majorBidi"/>
          <w:sz w:val="24"/>
          <w:szCs w:val="24"/>
        </w:rPr>
        <w:t xml:space="preserve"> raise the elevation trigger that prohibits </w:t>
      </w:r>
      <w:commentRangeStart w:id="99"/>
      <w:r w:rsidR="00D94A91" w:rsidRPr="509BACF2">
        <w:rPr>
          <w:rFonts w:asciiTheme="majorBidi" w:hAnsiTheme="majorBidi" w:cstheme="majorBidi"/>
          <w:sz w:val="24"/>
          <w:szCs w:val="24"/>
        </w:rPr>
        <w:t xml:space="preserve">withdraws </w:t>
      </w:r>
      <w:commentRangeEnd w:id="99"/>
      <w:r w:rsidRPr="509BACF2">
        <w:rPr>
          <w:rStyle w:val="CommentReference"/>
          <w:rFonts w:asciiTheme="majorBidi" w:hAnsiTheme="majorBidi" w:cstheme="majorBidi"/>
          <w:sz w:val="24"/>
          <w:szCs w:val="24"/>
        </w:rPr>
        <w:commentReference w:id="99"/>
      </w:r>
      <w:r w:rsidR="00D94A91" w:rsidRPr="509BACF2">
        <w:rPr>
          <w:rFonts w:asciiTheme="majorBidi" w:hAnsiTheme="majorBidi" w:cstheme="majorBidi"/>
          <w:sz w:val="24"/>
          <w:szCs w:val="24"/>
        </w:rPr>
        <w:t>of prior conserved water</w:t>
      </w:r>
      <w:r w:rsidR="009D7029" w:rsidRPr="509BACF2">
        <w:rPr>
          <w:rFonts w:asciiTheme="majorBidi" w:hAnsiTheme="majorBidi" w:cstheme="majorBidi"/>
          <w:sz w:val="24"/>
          <w:szCs w:val="24"/>
        </w:rPr>
        <w:t xml:space="preserve">. </w:t>
      </w:r>
      <w:r w:rsidRPr="509BACF2">
        <w:rPr>
          <w:rFonts w:asciiTheme="majorBidi" w:hAnsiTheme="majorBidi" w:cstheme="majorBidi"/>
          <w:sz w:val="24"/>
          <w:szCs w:val="24"/>
        </w:rPr>
        <w:t xml:space="preserve">This </w:t>
      </w:r>
      <w:r w:rsidR="00D94A91" w:rsidRPr="509BACF2">
        <w:rPr>
          <w:rFonts w:asciiTheme="majorBidi" w:hAnsiTheme="majorBidi" w:cstheme="majorBidi"/>
          <w:sz w:val="24"/>
          <w:szCs w:val="24"/>
        </w:rPr>
        <w:t xml:space="preserve">strategy </w:t>
      </w:r>
      <w:r w:rsidRPr="509BACF2">
        <w:rPr>
          <w:rFonts w:asciiTheme="majorBidi" w:hAnsiTheme="majorBidi" w:cstheme="majorBidi"/>
          <w:sz w:val="24"/>
          <w:szCs w:val="24"/>
        </w:rPr>
        <w:t>would preserve more water in storage. Second, USBR can set</w:t>
      </w:r>
      <w:r w:rsidR="009D7029" w:rsidRPr="509BACF2">
        <w:rPr>
          <w:rFonts w:asciiTheme="majorBidi" w:hAnsiTheme="majorBidi" w:cstheme="majorBidi"/>
          <w:sz w:val="24"/>
          <w:szCs w:val="24"/>
        </w:rPr>
        <w:t xml:space="preserve"> </w:t>
      </w:r>
      <w:r w:rsidRPr="509BACF2">
        <w:rPr>
          <w:rFonts w:asciiTheme="majorBidi" w:hAnsiTheme="majorBidi" w:cstheme="majorBidi"/>
          <w:sz w:val="24"/>
          <w:szCs w:val="24"/>
        </w:rPr>
        <w:t xml:space="preserve">a </w:t>
      </w:r>
      <w:r w:rsidR="009D7029" w:rsidRPr="509BACF2">
        <w:rPr>
          <w:rFonts w:asciiTheme="majorBidi" w:hAnsiTheme="majorBidi" w:cstheme="majorBidi"/>
          <w:sz w:val="24"/>
          <w:szCs w:val="24"/>
        </w:rPr>
        <w:t xml:space="preserve">storage </w:t>
      </w:r>
      <w:r w:rsidR="00E47A2C" w:rsidRPr="509BACF2">
        <w:rPr>
          <w:rFonts w:asciiTheme="majorBidi" w:hAnsiTheme="majorBidi" w:cstheme="majorBidi"/>
          <w:sz w:val="24"/>
          <w:szCs w:val="24"/>
        </w:rPr>
        <w:t>trigger</w:t>
      </w:r>
      <w:r w:rsidR="009D7029" w:rsidRPr="509BACF2">
        <w:rPr>
          <w:rFonts w:asciiTheme="majorBidi" w:hAnsiTheme="majorBidi" w:cstheme="majorBidi"/>
          <w:sz w:val="24"/>
          <w:szCs w:val="24"/>
        </w:rPr>
        <w:t xml:space="preserve"> that require</w:t>
      </w:r>
      <w:r w:rsidR="00C40EC8" w:rsidRPr="509BACF2">
        <w:rPr>
          <w:rFonts w:asciiTheme="majorBidi" w:hAnsiTheme="majorBidi" w:cstheme="majorBidi"/>
          <w:sz w:val="24"/>
          <w:szCs w:val="24"/>
        </w:rPr>
        <w:t>s</w:t>
      </w:r>
      <w:r w:rsidR="009D7029" w:rsidRPr="509BACF2">
        <w:rPr>
          <w:rFonts w:asciiTheme="majorBidi" w:hAnsiTheme="majorBidi" w:cstheme="majorBidi"/>
          <w:sz w:val="24"/>
          <w:szCs w:val="24"/>
        </w:rPr>
        <w:t xml:space="preserve"> mandatory water </w:t>
      </w:r>
      <w:r w:rsidR="005262D2" w:rsidRPr="509BACF2">
        <w:rPr>
          <w:rFonts w:asciiTheme="majorBidi" w:hAnsiTheme="majorBidi" w:cstheme="majorBidi"/>
          <w:sz w:val="24"/>
          <w:szCs w:val="24"/>
        </w:rPr>
        <w:t>use reductions</w:t>
      </w:r>
      <w:r w:rsidR="009D7029" w:rsidRPr="509BACF2">
        <w:rPr>
          <w:rFonts w:asciiTheme="majorBidi" w:hAnsiTheme="majorBidi" w:cstheme="majorBidi"/>
          <w:sz w:val="24"/>
          <w:szCs w:val="24"/>
        </w:rPr>
        <w:t xml:space="preserve"> to the anticipated Lake Mead storage volume </w:t>
      </w:r>
      <w:r w:rsidR="005262D2" w:rsidRPr="509BACF2">
        <w:rPr>
          <w:rFonts w:asciiTheme="majorBidi" w:hAnsiTheme="majorBidi" w:cstheme="majorBidi"/>
          <w:sz w:val="24"/>
          <w:szCs w:val="24"/>
        </w:rPr>
        <w:t>if there was no voluntary water conservation activity</w:t>
      </w:r>
      <w:r w:rsidR="005F6B38" w:rsidRPr="509BACF2">
        <w:rPr>
          <w:rFonts w:asciiTheme="majorBidi" w:hAnsiTheme="majorBidi" w:cstheme="majorBidi"/>
          <w:sz w:val="24"/>
          <w:szCs w:val="24"/>
        </w:rPr>
        <w:t xml:space="preserve"> (i.e., the dashed red line in Figure 4)</w:t>
      </w:r>
      <w:r w:rsidR="00D06947" w:rsidRPr="509BACF2">
        <w:rPr>
          <w:rFonts w:asciiTheme="majorBidi" w:hAnsiTheme="majorBidi" w:cstheme="majorBidi"/>
          <w:sz w:val="24"/>
          <w:szCs w:val="24"/>
        </w:rPr>
        <w:fldChar w:fldCharType="begin">
          <w:fldData xml:space="preserve">PEVuZE5vdGU+PENpdGU+PEF1dGhvcj5QaXR0PC9BdXRob3I+PFllYXI+MjAyNDwvWWVhcj48UmVj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</w:fldData>
        </w:fldChar>
      </w:r>
      <w:r w:rsidR="00DF7A37" w:rsidRPr="509BACF2">
        <w:rPr>
          <w:rFonts w:asciiTheme="majorBidi" w:hAnsiTheme="majorBidi" w:cstheme="majorBidi"/>
          <w:sz w:val="24"/>
          <w:szCs w:val="24"/>
        </w:rPr>
        <w:instrText xml:space="preserve"> ADDIN EN.CITE </w:instrText>
      </w:r>
      <w:r w:rsidR="00DF7A37" w:rsidRPr="509BACF2">
        <w:rPr>
          <w:rFonts w:asciiTheme="majorBidi" w:hAnsiTheme="majorBidi" w:cstheme="majorBidi"/>
          <w:sz w:val="24"/>
          <w:szCs w:val="24"/>
        </w:rPr>
        <w:fldChar w:fldCharType="begin">
          <w:fldData xml:space="preserve">PEVuZE5vdGU+PENpdGU+PEF1dGhvcj5QaXR0PC9BdXRob3I+PFllYXI+MjAyNDwvWWVhcj48UmVj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</w:fldData>
        </w:fldChar>
      </w:r>
      <w:r w:rsidR="00DF7A37" w:rsidRPr="509BACF2">
        <w:rPr>
          <w:rFonts w:asciiTheme="majorBidi" w:hAnsiTheme="majorBidi" w:cstheme="majorBidi"/>
          <w:sz w:val="24"/>
          <w:szCs w:val="24"/>
        </w:rPr>
        <w:instrText xml:space="preserve"> ADDIN EN.CITE.DATA </w:instrText>
      </w:r>
      <w:r w:rsidR="00DF7A37" w:rsidRPr="509BACF2">
        <w:rPr>
          <w:rFonts w:asciiTheme="majorBidi" w:hAnsiTheme="majorBidi" w:cstheme="majorBidi"/>
          <w:sz w:val="24"/>
          <w:szCs w:val="24"/>
        </w:rPr>
      </w:r>
      <w:r w:rsidR="00DF7A37" w:rsidRPr="509BACF2">
        <w:rPr>
          <w:rFonts w:asciiTheme="majorBidi" w:hAnsiTheme="majorBidi" w:cstheme="majorBidi"/>
          <w:sz w:val="24"/>
          <w:szCs w:val="24"/>
        </w:rPr>
        <w:fldChar w:fldCharType="end"/>
      </w:r>
      <w:r w:rsidR="00D06947" w:rsidRPr="509BACF2">
        <w:rPr>
          <w:rFonts w:asciiTheme="majorBidi" w:hAnsiTheme="majorBidi" w:cstheme="majorBidi"/>
          <w:sz w:val="24"/>
          <w:szCs w:val="24"/>
        </w:rPr>
      </w:r>
      <w:r w:rsidR="00D06947" w:rsidRPr="509BACF2">
        <w:rPr>
          <w:rFonts w:asciiTheme="majorBidi" w:hAnsiTheme="majorBidi" w:cstheme="majorBidi"/>
          <w:sz w:val="24"/>
          <w:szCs w:val="24"/>
        </w:rPr>
        <w:fldChar w:fldCharType="separate"/>
      </w:r>
      <w:r w:rsidR="00DF7A37" w:rsidRPr="509BACF2">
        <w:rPr>
          <w:rFonts w:asciiTheme="majorBidi" w:hAnsiTheme="majorBidi" w:cstheme="majorBidi"/>
          <w:noProof/>
          <w:sz w:val="24"/>
          <w:szCs w:val="24"/>
        </w:rPr>
        <w:t>(City of Phoenix, 2024; Pitt et al., 2024; USBR, 2026b)</w:t>
      </w:r>
      <w:r w:rsidR="00D06947" w:rsidRPr="509BACF2">
        <w:rPr>
          <w:rFonts w:asciiTheme="majorBidi" w:hAnsiTheme="majorBidi" w:cstheme="majorBidi"/>
          <w:sz w:val="24"/>
          <w:szCs w:val="24"/>
        </w:rPr>
        <w:fldChar w:fldCharType="end"/>
      </w:r>
      <w:r w:rsidR="009D7029" w:rsidRPr="509BACF2">
        <w:rPr>
          <w:rFonts w:asciiTheme="majorBidi" w:hAnsiTheme="majorBidi" w:cstheme="majorBidi"/>
          <w:sz w:val="24"/>
          <w:szCs w:val="24"/>
        </w:rPr>
        <w:t>.</w:t>
      </w:r>
      <w:r w:rsidR="005F6B38" w:rsidRPr="509BACF2">
        <w:rPr>
          <w:rFonts w:asciiTheme="majorBidi" w:hAnsiTheme="majorBidi" w:cstheme="majorBidi"/>
          <w:sz w:val="24"/>
          <w:szCs w:val="24"/>
        </w:rPr>
        <w:t xml:space="preserve"> </w:t>
      </w:r>
      <w:r w:rsidRPr="509BACF2">
        <w:rPr>
          <w:rFonts w:asciiTheme="majorBidi" w:hAnsiTheme="majorBidi" w:cstheme="majorBidi"/>
          <w:sz w:val="24"/>
          <w:szCs w:val="24"/>
        </w:rPr>
        <w:t>Third, updated policies can allow</w:t>
      </w:r>
      <w:r w:rsidR="005F6B38" w:rsidRPr="509BACF2">
        <w:rPr>
          <w:rFonts w:asciiTheme="majorBidi" w:hAnsiTheme="majorBidi" w:cstheme="majorBidi"/>
          <w:sz w:val="24"/>
          <w:szCs w:val="24"/>
        </w:rPr>
        <w:t xml:space="preserve"> Tribal users to participate</w:t>
      </w:r>
      <w:r w:rsidR="00125197" w:rsidRPr="509BACF2">
        <w:rPr>
          <w:rFonts w:asciiTheme="majorBidi" w:hAnsiTheme="majorBidi" w:cstheme="majorBidi"/>
          <w:sz w:val="24"/>
          <w:szCs w:val="24"/>
        </w:rPr>
        <w:t xml:space="preserve">. Updated policies could also allow water conservation for later releases for multi-species conservation </w:t>
      </w:r>
      <w:r w:rsidR="008204B8" w:rsidRPr="509BACF2">
        <w:rPr>
          <w:rFonts w:asciiTheme="majorBidi" w:hAnsiTheme="majorBidi" w:cstheme="majorBidi"/>
          <w:sz w:val="24"/>
          <w:szCs w:val="24"/>
        </w:rPr>
        <w:t>or</w:t>
      </w:r>
      <w:r w:rsidR="00125197" w:rsidRPr="509BACF2">
        <w:rPr>
          <w:rFonts w:asciiTheme="majorBidi" w:hAnsiTheme="majorBidi" w:cstheme="majorBidi"/>
          <w:sz w:val="24"/>
          <w:szCs w:val="24"/>
        </w:rPr>
        <w:t xml:space="preserve"> pulse flows to the Colorado River delta.</w:t>
      </w:r>
      <w:r w:rsidRPr="509BACF2">
        <w:rPr>
          <w:rFonts w:asciiTheme="majorBidi" w:hAnsiTheme="majorBidi" w:cstheme="majorBidi"/>
          <w:sz w:val="24"/>
          <w:szCs w:val="24"/>
        </w:rPr>
        <w:t xml:space="preserve"> Finally, new operational policies that</w:t>
      </w:r>
      <w:r w:rsidR="005F6B38" w:rsidRPr="509BACF2">
        <w:rPr>
          <w:rFonts w:asciiTheme="majorBidi" w:hAnsiTheme="majorBidi" w:cstheme="majorBidi"/>
          <w:sz w:val="24"/>
          <w:szCs w:val="24"/>
        </w:rPr>
        <w:t xml:space="preserve"> split conserved water between Lake Powell and Lake Mead </w:t>
      </w:r>
      <w:r w:rsidRPr="509BACF2">
        <w:rPr>
          <w:rFonts w:asciiTheme="majorBidi" w:hAnsiTheme="majorBidi" w:cstheme="majorBidi"/>
          <w:sz w:val="24"/>
          <w:szCs w:val="24"/>
        </w:rPr>
        <w:t xml:space="preserve">can </w:t>
      </w:r>
      <w:r w:rsidR="005F6B38" w:rsidRPr="509BACF2">
        <w:rPr>
          <w:rFonts w:asciiTheme="majorBidi" w:hAnsiTheme="majorBidi" w:cstheme="majorBidi"/>
          <w:sz w:val="24"/>
          <w:szCs w:val="24"/>
        </w:rPr>
        <w:t xml:space="preserve">provide more flexibility in operations to sustain ecosystems in Grand Canyon, or create a system pool to be managed by </w:t>
      </w:r>
      <w:r w:rsidR="00125197" w:rsidRPr="509BACF2">
        <w:rPr>
          <w:rFonts w:asciiTheme="majorBidi" w:hAnsiTheme="majorBidi" w:cstheme="majorBidi"/>
          <w:sz w:val="24"/>
          <w:szCs w:val="24"/>
        </w:rPr>
        <w:t>USBR</w:t>
      </w:r>
      <w:r w:rsidR="005F6B38" w:rsidRPr="509BACF2">
        <w:rPr>
          <w:rFonts w:asciiTheme="majorBidi" w:hAnsiTheme="majorBidi" w:cstheme="majorBidi"/>
          <w:sz w:val="24"/>
          <w:szCs w:val="24"/>
        </w:rPr>
        <w:t xml:space="preserve"> </w:t>
      </w:r>
      <w:r w:rsidR="00C01150" w:rsidRPr="509BACF2">
        <w:rPr>
          <w:rFonts w:asciiTheme="majorBidi" w:hAnsiTheme="majorBidi" w:cstheme="majorBidi"/>
          <w:sz w:val="24"/>
          <w:szCs w:val="24"/>
        </w:rPr>
        <w:fldChar w:fldCharType="begin">
          <w:fldData xml:space="preserve">PEVuZE5vdGU+PENpdGU+PEF1dGhvcj5Sb3NlbmJlcmc8L0F1dGhvcj48WWVhcj4yMDIzPC9ZZWFy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</w:fldData>
        </w:fldChar>
      </w:r>
      <w:r w:rsidR="00DF7A37" w:rsidRPr="509BACF2">
        <w:rPr>
          <w:rFonts w:asciiTheme="majorBidi" w:hAnsiTheme="majorBidi" w:cstheme="majorBidi"/>
          <w:sz w:val="24"/>
          <w:szCs w:val="24"/>
        </w:rPr>
        <w:instrText xml:space="preserve"> ADDIN EN.CITE </w:instrText>
      </w:r>
      <w:r w:rsidR="00DF7A37" w:rsidRPr="509BACF2">
        <w:rPr>
          <w:rFonts w:asciiTheme="majorBidi" w:hAnsiTheme="majorBidi" w:cstheme="majorBidi"/>
          <w:sz w:val="24"/>
          <w:szCs w:val="24"/>
        </w:rPr>
        <w:fldChar w:fldCharType="begin">
          <w:fldData xml:space="preserve">PEVuZE5vdGU+PENpdGU+PEF1dGhvcj5Sb3NlbmJlcmc8L0F1dGhvcj48WWVhcj4yMDIzPC9ZZWFy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</w:fldData>
        </w:fldChar>
      </w:r>
      <w:r w:rsidR="00DF7A37" w:rsidRPr="509BACF2">
        <w:rPr>
          <w:rFonts w:asciiTheme="majorBidi" w:hAnsiTheme="majorBidi" w:cstheme="majorBidi"/>
          <w:sz w:val="24"/>
          <w:szCs w:val="24"/>
        </w:rPr>
        <w:instrText xml:space="preserve"> ADDIN EN.CITE.DATA </w:instrText>
      </w:r>
      <w:r w:rsidR="00DF7A37" w:rsidRPr="509BACF2">
        <w:rPr>
          <w:rFonts w:asciiTheme="majorBidi" w:hAnsiTheme="majorBidi" w:cstheme="majorBidi"/>
          <w:sz w:val="24"/>
          <w:szCs w:val="24"/>
        </w:rPr>
      </w:r>
      <w:r w:rsidR="00DF7A37" w:rsidRPr="509BACF2">
        <w:rPr>
          <w:rFonts w:asciiTheme="majorBidi" w:hAnsiTheme="majorBidi" w:cstheme="majorBidi"/>
          <w:sz w:val="24"/>
          <w:szCs w:val="24"/>
        </w:rPr>
        <w:fldChar w:fldCharType="end"/>
      </w:r>
      <w:r w:rsidR="00C01150" w:rsidRPr="509BACF2">
        <w:rPr>
          <w:rFonts w:asciiTheme="majorBidi" w:hAnsiTheme="majorBidi" w:cstheme="majorBidi"/>
          <w:sz w:val="24"/>
          <w:szCs w:val="24"/>
        </w:rPr>
      </w:r>
      <w:r w:rsidR="00C01150" w:rsidRPr="509BACF2">
        <w:rPr>
          <w:rFonts w:asciiTheme="majorBidi" w:hAnsiTheme="majorBidi" w:cstheme="majorBidi"/>
          <w:sz w:val="24"/>
          <w:szCs w:val="24"/>
        </w:rPr>
        <w:fldChar w:fldCharType="separate"/>
      </w:r>
      <w:r w:rsidR="00DF7A37" w:rsidRPr="509BACF2">
        <w:rPr>
          <w:rFonts w:asciiTheme="majorBidi" w:hAnsiTheme="majorBidi" w:cstheme="majorBidi"/>
          <w:noProof/>
          <w:sz w:val="24"/>
          <w:szCs w:val="24"/>
        </w:rPr>
        <w:t>(Rosenberg, 2023; Rosenberg, 2024; USBR, 2026b)</w:t>
      </w:r>
      <w:r w:rsidR="00C01150" w:rsidRPr="509BACF2">
        <w:rPr>
          <w:rFonts w:asciiTheme="majorBidi" w:hAnsiTheme="majorBidi" w:cstheme="majorBidi"/>
          <w:sz w:val="24"/>
          <w:szCs w:val="24"/>
        </w:rPr>
        <w:fldChar w:fldCharType="end"/>
      </w:r>
      <w:r w:rsidR="005F6B38" w:rsidRPr="509BACF2">
        <w:rPr>
          <w:rFonts w:asciiTheme="majorBidi" w:hAnsiTheme="majorBidi" w:cstheme="majorBidi"/>
          <w:sz w:val="24"/>
          <w:szCs w:val="24"/>
        </w:rPr>
        <w:t xml:space="preserve">. </w:t>
      </w:r>
    </w:p>
    <w:p w14:paraId="55D8E293" w14:textId="182084E7" w:rsidR="00E47A2C" w:rsidRDefault="78997544" w:rsidP="509BACF2">
      <w:pPr>
        <w:rPr>
          <w:rFonts w:asciiTheme="majorBidi" w:hAnsiTheme="majorBidi" w:cstheme="majorBidi"/>
          <w:sz w:val="24"/>
          <w:szCs w:val="24"/>
        </w:rPr>
      </w:pPr>
      <w:r w:rsidRPr="78997544">
        <w:rPr>
          <w:rFonts w:asciiTheme="majorBidi" w:hAnsiTheme="majorBidi" w:cstheme="majorBidi"/>
          <w:sz w:val="24"/>
          <w:szCs w:val="24"/>
        </w:rPr>
        <w:t xml:space="preserve">Here we </w:t>
      </w:r>
      <w:del w:id="100" w:author="Erik Porse" w:date="2026-07-21T23:53:00Z" w16du:dateUtc="2026-07-21T23:53:50Z">
        <w:r w:rsidR="005F6B38" w:rsidRPr="78997544" w:rsidDel="78997544">
          <w:rPr>
            <w:rFonts w:asciiTheme="majorBidi" w:hAnsiTheme="majorBidi" w:cstheme="majorBidi"/>
            <w:sz w:val="24"/>
            <w:szCs w:val="24"/>
          </w:rPr>
          <w:delText xml:space="preserve">describe </w:delText>
        </w:r>
      </w:del>
      <w:ins w:id="101" w:author="Erik Porse" w:date="2026-07-21T23:53:00Z" w16du:dateUtc="2026-07-21T23:53:52Z">
        <w:r w:rsidRPr="78997544">
          <w:rPr>
            <w:rFonts w:asciiTheme="majorBidi" w:hAnsiTheme="majorBidi" w:cstheme="majorBidi"/>
            <w:sz w:val="24"/>
            <w:szCs w:val="24"/>
          </w:rPr>
          <w:t xml:space="preserve">propose </w:t>
        </w:r>
      </w:ins>
      <w:r w:rsidRPr="78997544">
        <w:rPr>
          <w:rFonts w:asciiTheme="majorBidi" w:hAnsiTheme="majorBidi" w:cstheme="majorBidi"/>
          <w:sz w:val="24"/>
          <w:szCs w:val="24"/>
        </w:rPr>
        <w:t xml:space="preserve">two novel program improvements that </w:t>
      </w:r>
      <w:ins w:id="102" w:author="Erik Porse" w:date="2026-07-21T23:53:00Z" w16du:dateUtc="2026-07-21T23:53:36Z">
        <w:r w:rsidRPr="78997544">
          <w:rPr>
            <w:rFonts w:asciiTheme="majorBidi" w:hAnsiTheme="majorBidi" w:cstheme="majorBidi"/>
            <w:sz w:val="24"/>
            <w:szCs w:val="24"/>
          </w:rPr>
          <w:t xml:space="preserve">could </w:t>
        </w:r>
      </w:ins>
      <w:r w:rsidRPr="78997544">
        <w:rPr>
          <w:rFonts w:asciiTheme="majorBidi" w:hAnsiTheme="majorBidi" w:cstheme="majorBidi"/>
          <w:sz w:val="24"/>
          <w:szCs w:val="24"/>
        </w:rPr>
        <w:t xml:space="preserve">motivate water conservation behavior while </w:t>
      </w:r>
      <w:del w:id="103" w:author="Erik Porse" w:date="2026-07-21T23:53:00Z" w16du:dateUtc="2026-07-21T23:53:40Z">
        <w:r w:rsidR="005F6B38" w:rsidRPr="78997544" w:rsidDel="78997544">
          <w:rPr>
            <w:rFonts w:asciiTheme="majorBidi" w:hAnsiTheme="majorBidi" w:cstheme="majorBidi"/>
            <w:sz w:val="24"/>
            <w:szCs w:val="24"/>
          </w:rPr>
          <w:delText>give</w:delText>
        </w:r>
      </w:del>
      <w:ins w:id="104" w:author="Erik Porse" w:date="2026-07-21T23:53:00Z" w16du:dateUtc="2026-07-21T23:53:40Z">
        <w:r w:rsidRPr="78997544">
          <w:rPr>
            <w:rFonts w:asciiTheme="majorBidi" w:hAnsiTheme="majorBidi" w:cstheme="majorBidi"/>
            <w:sz w:val="24"/>
            <w:szCs w:val="24"/>
          </w:rPr>
          <w:t>giving</w:t>
        </w:r>
      </w:ins>
      <w:r w:rsidRPr="78997544">
        <w:rPr>
          <w:rFonts w:asciiTheme="majorBidi" w:hAnsiTheme="majorBidi" w:cstheme="majorBidi"/>
          <w:sz w:val="24"/>
          <w:szCs w:val="24"/>
        </w:rPr>
        <w:t xml:space="preserve"> </w:t>
      </w:r>
      <w:commentRangeStart w:id="105"/>
      <w:r w:rsidRPr="78997544">
        <w:rPr>
          <w:rFonts w:asciiTheme="majorBidi" w:hAnsiTheme="majorBidi" w:cstheme="majorBidi"/>
          <w:sz w:val="24"/>
          <w:szCs w:val="24"/>
        </w:rPr>
        <w:t>users</w:t>
      </w:r>
      <w:commentRangeEnd w:id="105"/>
      <w:r w:rsidR="005F6B38" w:rsidRPr="78997544">
        <w:rPr>
          <w:rStyle w:val="CommentReference"/>
          <w:rFonts w:asciiTheme="majorBidi" w:hAnsiTheme="majorBidi" w:cstheme="majorBidi"/>
          <w:sz w:val="24"/>
          <w:szCs w:val="24"/>
        </w:rPr>
        <w:commentReference w:id="105"/>
      </w:r>
      <w:r w:rsidRPr="78997544">
        <w:rPr>
          <w:rFonts w:asciiTheme="majorBidi" w:hAnsiTheme="majorBidi" w:cstheme="majorBidi"/>
          <w:sz w:val="24"/>
          <w:szCs w:val="24"/>
        </w:rPr>
        <w:t xml:space="preserve"> more autonomy to manage their risks of water shortages in the face of aridity. Both strategies switch the conservation accounting from reductions from historical entitlements to reductions from the annual physically available water.</w:t>
      </w:r>
    </w:p>
    <w:p w14:paraId="5D71F591" w14:textId="3C82D0C7" w:rsidR="009857FB" w:rsidRDefault="509BACF2" w:rsidP="009857FB">
      <w:pPr>
        <w:pStyle w:val="NoSpacing"/>
        <w:spacing w:after="0" w:line="240" w:lineRule="auto"/>
      </w:pPr>
      <w:r w:rsidRPr="509BACF2">
        <w:rPr>
          <w:b/>
          <w:bCs/>
        </w:rPr>
        <w:t xml:space="preserve">Proportional Scaling. </w:t>
      </w:r>
      <w:r>
        <w:t xml:space="preserve">In this strategy, </w:t>
      </w:r>
      <w:del w:id="106" w:author="Erik Porse" w:date="2026-07-21T23:54:00Z" w16du:dateUtc="2026-07-21T23:54:07Z">
        <w:r w:rsidR="00243D75" w:rsidDel="509BACF2">
          <w:delText xml:space="preserve">we </w:delText>
        </w:r>
      </w:del>
      <w:ins w:id="107" w:author="Erik Porse" w:date="2026-07-21T23:54:00Z" w16du:dateUtc="2026-07-21T23:54:08Z">
        <w:r>
          <w:t>agencies</w:t>
        </w:r>
      </w:ins>
      <w:del w:id="108" w:author="Erik Porse" w:date="2026-07-21T23:54:00Z" w16du:dateUtc="2026-07-21T23:54:09Z">
        <w:r w:rsidR="00243D75" w:rsidDel="509BACF2">
          <w:delText>only</w:delText>
        </w:r>
      </w:del>
      <w:ins w:id="109" w:author="Erik Porse" w:date="2026-07-21T23:54:00Z" w16du:dateUtc="2026-07-21T23:54:11Z">
        <w:r>
          <w:t xml:space="preserve"> only receive</w:t>
        </w:r>
      </w:ins>
      <w:r>
        <w:t xml:space="preserve"> credit</w:t>
      </w:r>
      <w:ins w:id="110" w:author="Erik Porse" w:date="2026-07-21T23:54:00Z" w16du:dateUtc="2026-07-21T23:54:14Z">
        <w:r>
          <w:t xml:space="preserve">s for </w:t>
        </w:r>
      </w:ins>
      <w:del w:id="111" w:author="Erik Porse" w:date="2026-07-21T23:54:00Z" w16du:dateUtc="2026-07-21T23:54:14Z">
        <w:r w:rsidR="00243D75" w:rsidDel="509BACF2">
          <w:delText xml:space="preserve"> </w:delText>
        </w:r>
      </w:del>
      <w:r>
        <w:t xml:space="preserve">water that physically flowed into the reservoir and can be stored for later release. </w:t>
      </w:r>
      <w:commentRangeStart w:id="112"/>
      <w:r>
        <w:t>Never allow total annual assigned credits (A</w:t>
      </w:r>
      <w:r w:rsidRPr="509BACF2">
        <w:rPr>
          <w:vertAlign w:val="subscript"/>
        </w:rPr>
        <w:t>total</w:t>
      </w:r>
      <w:r>
        <w:t>) and consumptive use to exceed total annual physically available water (Eq 4):</w:t>
      </w:r>
      <w:commentRangeEnd w:id="112"/>
      <w:r w:rsidR="00243D75">
        <w:rPr>
          <w:rStyle w:val="CommentReference"/>
          <w:sz w:val="24"/>
          <w:szCs w:val="24"/>
        </w:rPr>
        <w:commentReference w:id="112"/>
      </w:r>
    </w:p>
    <w:p w14:paraId="68892681" w14:textId="556E5879" w:rsidR="009857FB" w:rsidRDefault="009857FB" w:rsidP="00AD07C9">
      <w:pPr>
        <w:pStyle w:val="NoSpacing"/>
        <w:spacing w:after="0" w:line="240" w:lineRule="auto"/>
      </w:pPr>
    </w:p>
    <w:p w14:paraId="70971786" w14:textId="11C24BA2" w:rsidR="009857FB" w:rsidRDefault="00000000" w:rsidP="009857FB">
      <w:pPr>
        <w:jc w:val="center"/>
        <w:rPr>
          <w:rFonts w:asciiTheme="majorBidi" w:eastAsiaTheme="minorEastAsia" w:hAnsiTheme="majorBidi" w:cstheme="majorBidi"/>
          <w:sz w:val="24"/>
          <w:szCs w:val="24"/>
        </w:rPr>
      </w:pPr>
      <m:oMath>
        <m:nary>
          <m:naryPr>
            <m:chr m:val="∑"/>
            <m:limLoc m:val="undOvr"/>
            <m:supHide m:val="1"/>
            <m:ctrlPr>
              <w:rPr>
                <w:rFonts w:ascii="Cambria Math" w:hAnsi="Cambria Math" w:cstheme="majorBidi"/>
                <w:i/>
                <w:sz w:val="24"/>
                <w:szCs w:val="24"/>
              </w:rPr>
            </m:ctrlPr>
          </m:naryPr>
          <m:sub>
            <m:r>
              <w:rPr>
                <w:rFonts w:ascii="Cambria Math" w:hAnsi="Cambria Math" w:cstheme="majorBidi"/>
                <w:sz w:val="24"/>
                <w:szCs w:val="24"/>
              </w:rPr>
              <m:t>i</m:t>
            </m:r>
          </m:sub>
          <m:sup/>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e>
            </m:d>
          </m:e>
        </m:nary>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oMath>
      <w:r w:rsidR="009857FB">
        <w:rPr>
          <w:rFonts w:asciiTheme="majorBidi" w:eastAsiaTheme="minorEastAsia" w:hAnsiTheme="majorBidi" w:cstheme="majorBidi"/>
          <w:sz w:val="24"/>
          <w:szCs w:val="24"/>
        </w:rPr>
        <w:t xml:space="preserve">  or   </w:t>
      </w: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oMath>
      <w:r w:rsidR="009857FB">
        <w:rPr>
          <w:rFonts w:asciiTheme="majorBidi" w:eastAsiaTheme="minorEastAsia" w:hAnsiTheme="majorBidi" w:cstheme="majorBidi"/>
          <w:sz w:val="24"/>
          <w:szCs w:val="24"/>
        </w:rPr>
        <w:t xml:space="preserve">  [Eq. 4]</w:t>
      </w:r>
    </w:p>
    <w:p w14:paraId="09A8F92C" w14:textId="6C50186D" w:rsidR="009B1F0A" w:rsidRDefault="7574ED63" w:rsidP="7574ED63">
      <w:pPr>
        <w:spacing w:after="0" w:line="240" w:lineRule="auto"/>
        <w:rPr>
          <w:rFonts w:asciiTheme="majorBidi" w:hAnsiTheme="majorBidi" w:cstheme="majorBidi"/>
          <w:sz w:val="24"/>
          <w:szCs w:val="24"/>
        </w:rPr>
      </w:pPr>
      <w:r w:rsidRPr="7574ED63">
        <w:rPr>
          <w:rFonts w:asciiTheme="majorBidi" w:hAnsiTheme="majorBidi" w:cstheme="majorBidi"/>
          <w:sz w:val="24"/>
          <w:szCs w:val="24"/>
        </w:rPr>
        <w:t xml:space="preserve">This strategy uses a proportional scaling factor to assign each </w:t>
      </w:r>
      <w:del w:id="113" w:author="Anabelle Myers" w:date="2026-07-23T22:41:00Z" w16du:dateUtc="2026-07-23T22:41:49Z">
        <w:r w:rsidR="00AD07C9" w:rsidRPr="7574ED63" w:rsidDel="7574ED63">
          <w:rPr>
            <w:rFonts w:asciiTheme="majorBidi" w:hAnsiTheme="majorBidi" w:cstheme="majorBidi"/>
            <w:sz w:val="24"/>
            <w:szCs w:val="24"/>
          </w:rPr>
          <w:delText>user’s</w:delText>
        </w:r>
      </w:del>
      <w:ins w:id="114" w:author="Anabelle Myers" w:date="2026-07-23T22:41:00Z" w16du:dateUtc="2026-07-23T22:41:49Z">
        <w:r w:rsidRPr="7574ED63">
          <w:rPr>
            <w:rFonts w:asciiTheme="majorBidi" w:hAnsiTheme="majorBidi" w:cstheme="majorBidi"/>
            <w:sz w:val="24"/>
            <w:szCs w:val="24"/>
          </w:rPr>
          <w:t>users'</w:t>
        </w:r>
      </w:ins>
      <w:r w:rsidRPr="7574ED63">
        <w:rPr>
          <w:rFonts w:asciiTheme="majorBidi" w:hAnsiTheme="majorBidi" w:cstheme="majorBidi"/>
          <w:sz w:val="24"/>
          <w:szCs w:val="24"/>
        </w:rPr>
        <w:t xml:space="preserve"> credits within the physically available water (Eq. 5): </w:t>
      </w:r>
    </w:p>
    <w:p w14:paraId="69255329" w14:textId="77777777" w:rsidR="009B1F0A" w:rsidRDefault="009B1F0A" w:rsidP="009B1F0A">
      <w:pPr>
        <w:spacing w:after="0" w:line="240" w:lineRule="auto"/>
        <w:rPr>
          <w:rFonts w:asciiTheme="majorBidi" w:hAnsiTheme="majorBidi" w:cstheme="majorBidi"/>
          <w:sz w:val="24"/>
          <w:szCs w:val="24"/>
        </w:rPr>
      </w:pPr>
    </w:p>
    <w:p w14:paraId="0E519619" w14:textId="6D532C66" w:rsidR="009B1F0A" w:rsidRDefault="00000000" w:rsidP="009B1F0A">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-M</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r>
          <w:rPr>
            <w:rFonts w:ascii="Cambria Math" w:hAnsi="Cambria Math" w:cstheme="majorBidi"/>
            <w:sz w:val="24"/>
            <w:szCs w:val="24"/>
          </w:rPr>
          <m:t>∙min</m:t>
        </m:r>
        <m:d>
          <m:dPr>
            <m:ctrlPr>
              <w:rPr>
                <w:rFonts w:ascii="Cambria Math" w:hAnsi="Cambria Math" w:cstheme="majorBidi"/>
                <w:i/>
                <w:sz w:val="24"/>
                <w:szCs w:val="24"/>
              </w:rPr>
            </m:ctrlPr>
          </m:dPr>
          <m:e>
            <m:r>
              <w:rPr>
                <w:rFonts w:ascii="Cambria Math" w:hAnsi="Cambria Math" w:cstheme="majorBidi"/>
                <w:sz w:val="24"/>
                <w:szCs w:val="24"/>
              </w:rPr>
              <m:t xml:space="preserve">1, </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num>
              <m:den>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den>
            </m:f>
          </m:e>
        </m:d>
        <m:r>
          <w:rPr>
            <w:rFonts w:ascii="Cambria Math" w:hAnsi="Cambria Math" w:cstheme="majorBidi"/>
            <w:sz w:val="24"/>
            <w:szCs w:val="24"/>
          </w:rPr>
          <m:t>,   ∀i</m:t>
        </m:r>
      </m:oMath>
      <w:r w:rsidR="009B1F0A">
        <w:rPr>
          <w:rFonts w:asciiTheme="majorBidi" w:eastAsiaTheme="minorEastAsia" w:hAnsiTheme="majorBidi" w:cstheme="majorBidi"/>
          <w:sz w:val="24"/>
          <w:szCs w:val="24"/>
        </w:rPr>
        <w:t xml:space="preserve">  [Eq. </w:t>
      </w:r>
      <w:r w:rsidR="00C724D2">
        <w:rPr>
          <w:rFonts w:asciiTheme="majorBidi" w:eastAsiaTheme="minorEastAsia" w:hAnsiTheme="majorBidi" w:cstheme="majorBidi"/>
          <w:sz w:val="24"/>
          <w:szCs w:val="24"/>
        </w:rPr>
        <w:t>5</w:t>
      </w:r>
      <w:r w:rsidR="009B1F0A">
        <w:rPr>
          <w:rFonts w:asciiTheme="majorBidi" w:eastAsiaTheme="minorEastAsia" w:hAnsiTheme="majorBidi" w:cstheme="majorBidi"/>
          <w:sz w:val="24"/>
          <w:szCs w:val="24"/>
        </w:rPr>
        <w:t>]</w:t>
      </w:r>
    </w:p>
    <w:p w14:paraId="52CB961B" w14:textId="2D704ADF" w:rsidR="00636F7A" w:rsidRDefault="00415702" w:rsidP="00774F15">
      <w:pPr>
        <w:spacing w:after="0" w:line="240" w:lineRule="auto"/>
        <w:rPr>
          <w:rFonts w:asciiTheme="majorBidi" w:hAnsiTheme="majorBidi" w:cstheme="majorBidi"/>
          <w:sz w:val="24"/>
          <w:szCs w:val="24"/>
        </w:rPr>
      </w:pPr>
      <w:r w:rsidRPr="00415702">
        <w:rPr>
          <w:rFonts w:asciiTheme="majorBidi" w:hAnsiTheme="majorBidi" w:cstheme="majorBidi"/>
          <w:sz w:val="24"/>
          <w:szCs w:val="24"/>
        </w:rPr>
        <w:lastRenderedPageBreak/>
        <w:t xml:space="preserve">If total claims </w:t>
      </w:r>
      <w:r w:rsidR="009B1F0A" w:rsidRPr="009B1F0A">
        <w:rPr>
          <w:rFonts w:asciiTheme="majorBidi" w:hAnsiTheme="majorBidi" w:cstheme="majorBidi"/>
          <w:i/>
          <w:iCs/>
          <w:sz w:val="24"/>
          <w:szCs w:val="24"/>
        </w:rPr>
        <w:t>D</w:t>
      </w:r>
      <w:r w:rsidR="009B1F0A" w:rsidRPr="009B1F0A">
        <w:rPr>
          <w:rFonts w:asciiTheme="majorBidi" w:hAnsiTheme="majorBidi" w:cstheme="majorBidi"/>
          <w:i/>
          <w:iCs/>
          <w:sz w:val="24"/>
          <w:szCs w:val="24"/>
          <w:vertAlign w:val="subscript"/>
        </w:rPr>
        <w:t>Total</w:t>
      </w:r>
      <w:r w:rsidR="009B1F0A">
        <w:rPr>
          <w:rFonts w:asciiTheme="majorBidi" w:hAnsiTheme="majorBidi" w:cstheme="majorBidi"/>
          <w:sz w:val="24"/>
          <w:szCs w:val="24"/>
        </w:rPr>
        <w:t xml:space="preserve"> + </w:t>
      </w:r>
      <w:r w:rsidR="009B1F0A" w:rsidRPr="009B1F0A">
        <w:rPr>
          <w:rFonts w:asciiTheme="majorBidi" w:hAnsiTheme="majorBidi" w:cstheme="majorBidi"/>
          <w:i/>
          <w:iCs/>
          <w:sz w:val="24"/>
          <w:szCs w:val="24"/>
        </w:rPr>
        <w:t>A</w:t>
      </w:r>
      <w:r w:rsidR="009B1F0A" w:rsidRPr="009B1F0A">
        <w:rPr>
          <w:rFonts w:asciiTheme="majorBidi" w:hAnsiTheme="majorBidi" w:cstheme="majorBidi"/>
          <w:i/>
          <w:iCs/>
          <w:sz w:val="24"/>
          <w:szCs w:val="24"/>
          <w:vertAlign w:val="subscript"/>
        </w:rPr>
        <w:t>Total</w:t>
      </w:r>
      <w:r w:rsidRPr="00415702">
        <w:rPr>
          <w:rFonts w:asciiTheme="majorBidi" w:hAnsiTheme="majorBidi" w:cstheme="majorBidi"/>
          <w:sz w:val="24"/>
          <w:szCs w:val="24"/>
        </w:rPr>
        <w:t xml:space="preserve"> ≤ Q</w:t>
      </w:r>
      <w:r w:rsidR="009B1F0A">
        <w:rPr>
          <w:rFonts w:asciiTheme="majorBidi" w:hAnsiTheme="majorBidi" w:cstheme="majorBidi"/>
          <w:sz w:val="24"/>
          <w:szCs w:val="24"/>
          <w:vertAlign w:val="subscript"/>
        </w:rPr>
        <w:t>Physical</w:t>
      </w:r>
      <w:r w:rsidRPr="00415702">
        <w:rPr>
          <w:rFonts w:asciiTheme="majorBidi" w:hAnsiTheme="majorBidi" w:cstheme="majorBidi"/>
          <w:sz w:val="24"/>
          <w:szCs w:val="24"/>
        </w:rPr>
        <w:t>, the</w:t>
      </w:r>
      <w:r w:rsidR="00774F15">
        <w:rPr>
          <w:rFonts w:asciiTheme="majorBidi" w:hAnsiTheme="majorBidi" w:cstheme="majorBidi"/>
          <w:sz w:val="24"/>
          <w:szCs w:val="24"/>
        </w:rPr>
        <w:t>re is sufficient physically available water, t</w:t>
      </w:r>
      <w:r w:rsidRPr="00415702">
        <w:rPr>
          <w:rFonts w:asciiTheme="majorBidi" w:hAnsiTheme="majorBidi" w:cstheme="majorBidi"/>
          <w:sz w:val="24"/>
          <w:szCs w:val="24"/>
        </w:rPr>
        <w:t>he multiplier is 1</w:t>
      </w:r>
      <w:r w:rsidR="00774F15">
        <w:rPr>
          <w:rFonts w:asciiTheme="majorBidi" w:hAnsiTheme="majorBidi" w:cstheme="majorBidi"/>
          <w:sz w:val="24"/>
          <w:szCs w:val="24"/>
        </w:rPr>
        <w:t>,</w:t>
      </w:r>
      <w:r w:rsidRPr="00415702">
        <w:rPr>
          <w:rFonts w:asciiTheme="majorBidi" w:hAnsiTheme="majorBidi" w:cstheme="majorBidi"/>
          <w:sz w:val="24"/>
          <w:szCs w:val="24"/>
        </w:rPr>
        <w:t xml:space="preserve"> and everyone receives their full</w:t>
      </w:r>
      <w:r w:rsidR="00774F15">
        <w:rPr>
          <w:rFonts w:asciiTheme="majorBidi" w:hAnsiTheme="majorBidi" w:cstheme="majorBidi"/>
          <w:sz w:val="24"/>
          <w:szCs w:val="24"/>
        </w:rPr>
        <w:t xml:space="preserve"> requested </w:t>
      </w:r>
      <w:r w:rsidR="009B1F0A">
        <w:rPr>
          <w:rFonts w:asciiTheme="majorBidi" w:hAnsiTheme="majorBidi" w:cstheme="majorBidi"/>
          <w:sz w:val="24"/>
          <w:szCs w:val="24"/>
        </w:rPr>
        <w:t>c</w:t>
      </w:r>
      <w:r w:rsidRPr="00415702">
        <w:rPr>
          <w:rFonts w:asciiTheme="majorBidi" w:hAnsiTheme="majorBidi" w:cstheme="majorBidi"/>
          <w:sz w:val="24"/>
          <w:szCs w:val="24"/>
        </w:rPr>
        <w:t>redit</w:t>
      </w:r>
      <w:r w:rsidR="00774F15">
        <w:rPr>
          <w:rFonts w:asciiTheme="majorBidi" w:hAnsiTheme="majorBidi" w:cstheme="majorBidi"/>
          <w:sz w:val="24"/>
          <w:szCs w:val="24"/>
        </w:rPr>
        <w:t>s</w:t>
      </w:r>
      <w:r w:rsidR="009B1F0A">
        <w:rPr>
          <w:rFonts w:asciiTheme="majorBidi" w:hAnsiTheme="majorBidi" w:cstheme="majorBidi"/>
          <w:sz w:val="24"/>
          <w:szCs w:val="24"/>
        </w:rPr>
        <w:t xml:space="preserve"> </w:t>
      </w:r>
      <w:r w:rsidR="00583E75">
        <w:rPr>
          <w:rFonts w:asciiTheme="majorBidi" w:hAnsiTheme="majorBidi" w:cstheme="majorBidi"/>
          <w:sz w:val="24"/>
          <w:szCs w:val="24"/>
        </w:rPr>
        <w:t>(</w:t>
      </w:r>
      <w:r w:rsidR="009B1F0A" w:rsidRPr="009B1F0A">
        <w:rPr>
          <w:rFonts w:asciiTheme="majorBidi" w:hAnsiTheme="majorBidi" w:cstheme="majorBidi"/>
          <w:i/>
          <w:iCs/>
          <w:sz w:val="24"/>
          <w:szCs w:val="24"/>
        </w:rPr>
        <w:t>A</w:t>
      </w:r>
      <w:r w:rsidR="009B1F0A" w:rsidRPr="009B1F0A">
        <w:rPr>
          <w:rFonts w:asciiTheme="majorBidi" w:hAnsiTheme="majorBidi" w:cstheme="majorBidi"/>
          <w:i/>
          <w:iCs/>
          <w:sz w:val="24"/>
          <w:szCs w:val="24"/>
          <w:vertAlign w:val="subscript"/>
        </w:rPr>
        <w:t>i</w:t>
      </w:r>
      <w:r w:rsidR="00583E75">
        <w:rPr>
          <w:rFonts w:asciiTheme="majorBidi" w:hAnsiTheme="majorBidi" w:cstheme="majorBidi"/>
          <w:sz w:val="24"/>
          <w:szCs w:val="24"/>
        </w:rPr>
        <w:t>).</w:t>
      </w:r>
      <w:r w:rsidRPr="00415702">
        <w:rPr>
          <w:rFonts w:asciiTheme="majorBidi" w:hAnsiTheme="majorBidi" w:cstheme="majorBidi"/>
          <w:sz w:val="24"/>
          <w:szCs w:val="24"/>
        </w:rPr>
        <w:t xml:space="preserve"> If total claims exceed </w:t>
      </w:r>
      <w:r w:rsidR="0058536D">
        <w:rPr>
          <w:rFonts w:asciiTheme="majorBidi" w:hAnsiTheme="majorBidi" w:cstheme="majorBidi"/>
          <w:sz w:val="24"/>
          <w:szCs w:val="24"/>
        </w:rPr>
        <w:t xml:space="preserve">the </w:t>
      </w:r>
      <w:r w:rsidR="00641483">
        <w:rPr>
          <w:rFonts w:asciiTheme="majorBidi" w:hAnsiTheme="majorBidi" w:cstheme="majorBidi"/>
          <w:sz w:val="24"/>
          <w:szCs w:val="24"/>
        </w:rPr>
        <w:t xml:space="preserve">physically </w:t>
      </w:r>
      <w:r w:rsidR="0058536D">
        <w:rPr>
          <w:rFonts w:asciiTheme="majorBidi" w:hAnsiTheme="majorBidi" w:cstheme="majorBidi"/>
          <w:sz w:val="24"/>
          <w:szCs w:val="24"/>
        </w:rPr>
        <w:t>available</w:t>
      </w:r>
      <w:r w:rsidRPr="00415702">
        <w:rPr>
          <w:rFonts w:asciiTheme="majorBidi" w:hAnsiTheme="majorBidi" w:cstheme="majorBidi"/>
          <w:sz w:val="24"/>
          <w:szCs w:val="24"/>
        </w:rPr>
        <w:t xml:space="preserve"> water, the multiplier is </w:t>
      </w:r>
      <m:oMath>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num>
          <m:den>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den>
        </m:f>
      </m:oMath>
      <w:r w:rsidRPr="00415702">
        <w:rPr>
          <w:rFonts w:asciiTheme="majorBidi" w:hAnsiTheme="majorBidi" w:cstheme="majorBidi"/>
          <w:sz w:val="24"/>
          <w:szCs w:val="24"/>
        </w:rPr>
        <w:t xml:space="preserve"> &lt; 1,</w:t>
      </w:r>
      <w:r w:rsidR="009B1F0A">
        <w:rPr>
          <w:rFonts w:asciiTheme="majorBidi" w:hAnsiTheme="majorBidi" w:cstheme="majorBidi"/>
          <w:sz w:val="24"/>
          <w:szCs w:val="24"/>
        </w:rPr>
        <w:t xml:space="preserve"> </w:t>
      </w:r>
      <w:r w:rsidR="00583E75">
        <w:rPr>
          <w:rFonts w:asciiTheme="majorBidi" w:hAnsiTheme="majorBidi" w:cstheme="majorBidi"/>
          <w:sz w:val="24"/>
          <w:szCs w:val="24"/>
        </w:rPr>
        <w:t>which</w:t>
      </w:r>
      <w:r w:rsidR="00583E75" w:rsidRPr="00415702">
        <w:rPr>
          <w:rFonts w:asciiTheme="majorBidi" w:hAnsiTheme="majorBidi" w:cstheme="majorBidi"/>
          <w:sz w:val="24"/>
          <w:szCs w:val="24"/>
        </w:rPr>
        <w:t xml:space="preserve"> </w:t>
      </w:r>
      <w:r w:rsidR="00583E75">
        <w:rPr>
          <w:rFonts w:asciiTheme="majorBidi" w:hAnsiTheme="majorBidi" w:cstheme="majorBidi"/>
          <w:sz w:val="24"/>
          <w:szCs w:val="24"/>
        </w:rPr>
        <w:t>reduces</w:t>
      </w:r>
      <w:r w:rsidR="00583E75" w:rsidRPr="00415702">
        <w:rPr>
          <w:rFonts w:asciiTheme="majorBidi" w:hAnsiTheme="majorBidi" w:cstheme="majorBidi"/>
          <w:sz w:val="24"/>
          <w:szCs w:val="24"/>
        </w:rPr>
        <w:t xml:space="preserve"> </w:t>
      </w:r>
      <w:r w:rsidRPr="00415702">
        <w:rPr>
          <w:rFonts w:asciiTheme="majorBidi" w:hAnsiTheme="majorBidi" w:cstheme="majorBidi"/>
          <w:sz w:val="24"/>
          <w:szCs w:val="24"/>
        </w:rPr>
        <w:t xml:space="preserve">all </w:t>
      </w:r>
      <w:r w:rsidR="00774F15">
        <w:rPr>
          <w:rFonts w:asciiTheme="majorBidi" w:hAnsiTheme="majorBidi" w:cstheme="majorBidi"/>
          <w:sz w:val="24"/>
          <w:szCs w:val="24"/>
        </w:rPr>
        <w:t xml:space="preserve">requested </w:t>
      </w:r>
      <w:r w:rsidRPr="00415702">
        <w:rPr>
          <w:rFonts w:asciiTheme="majorBidi" w:hAnsiTheme="majorBidi" w:cstheme="majorBidi"/>
          <w:sz w:val="24"/>
          <w:szCs w:val="24"/>
        </w:rPr>
        <w:t>credits</w:t>
      </w:r>
      <w:r w:rsidR="00583E75">
        <w:rPr>
          <w:rFonts w:asciiTheme="majorBidi" w:hAnsiTheme="majorBidi" w:cstheme="majorBidi"/>
          <w:sz w:val="24"/>
          <w:szCs w:val="24"/>
        </w:rPr>
        <w:t xml:space="preserve"> by a proportion</w:t>
      </w:r>
      <w:r w:rsidR="009B1F0A">
        <w:rPr>
          <w:rFonts w:asciiTheme="majorBidi" w:hAnsiTheme="majorBidi" w:cstheme="majorBidi"/>
          <w:sz w:val="24"/>
          <w:szCs w:val="24"/>
        </w:rPr>
        <w:t>.</w:t>
      </w:r>
      <w:r w:rsidR="00FB3B24">
        <w:rPr>
          <w:rFonts w:asciiTheme="majorBidi" w:hAnsiTheme="majorBidi" w:cstheme="majorBidi"/>
          <w:sz w:val="24"/>
          <w:szCs w:val="24"/>
        </w:rPr>
        <w:t xml:space="preserve"> </w:t>
      </w:r>
      <w:r w:rsidR="00583E75">
        <w:rPr>
          <w:rFonts w:asciiTheme="majorBidi" w:hAnsiTheme="majorBidi" w:cstheme="majorBidi"/>
          <w:sz w:val="24"/>
          <w:szCs w:val="24"/>
        </w:rPr>
        <w:t>Reducing</w:t>
      </w:r>
      <w:r w:rsidR="00333241">
        <w:rPr>
          <w:rFonts w:asciiTheme="majorBidi" w:hAnsiTheme="majorBidi" w:cstheme="majorBidi"/>
          <w:sz w:val="24"/>
          <w:szCs w:val="24"/>
        </w:rPr>
        <w:t xml:space="preserve"> credits </w:t>
      </w:r>
      <w:r w:rsidR="00583E75">
        <w:rPr>
          <w:rFonts w:asciiTheme="majorBidi" w:hAnsiTheme="majorBidi" w:cstheme="majorBidi"/>
          <w:sz w:val="24"/>
          <w:szCs w:val="24"/>
        </w:rPr>
        <w:t xml:space="preserve">in this way would </w:t>
      </w:r>
      <w:r w:rsidR="007D3C27">
        <w:rPr>
          <w:rFonts w:asciiTheme="majorBidi" w:hAnsiTheme="majorBidi" w:cstheme="majorBidi"/>
          <w:sz w:val="24"/>
          <w:szCs w:val="24"/>
        </w:rPr>
        <w:t>encourage water conservation at larger Lake Powell releases and higher Lake Mead storage</w:t>
      </w:r>
      <w:r w:rsidR="008F5715">
        <w:rPr>
          <w:rFonts w:asciiTheme="majorBidi" w:hAnsiTheme="majorBidi" w:cstheme="majorBidi"/>
          <w:sz w:val="24"/>
          <w:szCs w:val="24"/>
        </w:rPr>
        <w:t>.</w:t>
      </w:r>
    </w:p>
    <w:p w14:paraId="2A0370B2" w14:textId="77777777" w:rsidR="00254E73" w:rsidRDefault="00254E73" w:rsidP="009B1F0A">
      <w:pPr>
        <w:spacing w:after="0" w:line="240" w:lineRule="auto"/>
        <w:rPr>
          <w:rFonts w:asciiTheme="majorBidi" w:hAnsiTheme="majorBidi" w:cstheme="majorBidi"/>
          <w:sz w:val="24"/>
          <w:szCs w:val="24"/>
        </w:rPr>
      </w:pPr>
    </w:p>
    <w:p w14:paraId="3536B11F" w14:textId="00A93426" w:rsidR="00340768" w:rsidRDefault="00636F7A" w:rsidP="00340768">
      <w:pPr>
        <w:pStyle w:val="NoSpacing"/>
      </w:pPr>
      <w:del w:id="115" w:author="Erik Porse" w:date="2026-07-21T23:55:00Z" w16du:dateUtc="2026-07-21T23:55:12Z">
        <w:r w:rsidRPr="7574ED63" w:rsidDel="7574ED63">
          <w:rPr>
            <w:b/>
            <w:bCs/>
          </w:rPr>
          <w:delText>Water Accounting</w:delText>
        </w:r>
      </w:del>
      <w:ins w:id="116" w:author="Erik Porse" w:date="2026-07-21T23:55:00Z" w16du:dateUtc="2026-07-21T23:55:14Z">
        <w:r w:rsidR="7574ED63" w:rsidRPr="7574ED63">
          <w:rPr>
            <w:b/>
            <w:bCs/>
          </w:rPr>
          <w:t xml:space="preserve">Reservoir </w:t>
        </w:r>
      </w:ins>
      <w:ins w:id="117" w:author="Erik Porse" w:date="2026-07-21T23:57:00Z" w16du:dateUtc="2026-07-21T23:57:54Z">
        <w:r w:rsidR="7574ED63" w:rsidRPr="7574ED63">
          <w:rPr>
            <w:b/>
            <w:bCs/>
          </w:rPr>
          <w:t xml:space="preserve">Storage </w:t>
        </w:r>
      </w:ins>
      <w:ins w:id="118" w:author="Erik Porse" w:date="2026-07-21T23:55:00Z" w16du:dateUtc="2026-07-21T23:55:14Z">
        <w:r w:rsidR="7574ED63" w:rsidRPr="7574ED63">
          <w:rPr>
            <w:b/>
            <w:bCs/>
          </w:rPr>
          <w:t>Protection Account</w:t>
        </w:r>
      </w:ins>
      <w:r w:rsidR="7574ED63" w:rsidRPr="7574ED63">
        <w:rPr>
          <w:b/>
          <w:bCs/>
        </w:rPr>
        <w:t xml:space="preserve">. </w:t>
      </w:r>
      <w:r w:rsidR="7574ED63">
        <w:t>In this framework, the Lake Mead elevation and corresponding storage volume are defined for a protection account—to be managed by Reclamation (</w:t>
      </w:r>
      <w:r w:rsidR="7574ED63" w:rsidRPr="7574ED63">
        <w:rPr>
          <w:i/>
          <w:iCs/>
        </w:rPr>
        <w:t>PV</w:t>
      </w:r>
      <w:r w:rsidR="7574ED63" w:rsidRPr="7574ED63">
        <w:rPr>
          <w:i/>
          <w:iCs/>
          <w:vertAlign w:val="subscript"/>
        </w:rPr>
        <w:t>0</w:t>
      </w:r>
      <w:r w:rsidR="7574ED63">
        <w:t xml:space="preserve"> [million acre-feet]). In each year </w:t>
      </w:r>
      <w:r w:rsidR="7574ED63" w:rsidRPr="7574ED63">
        <w:rPr>
          <w:i/>
          <w:iCs/>
        </w:rPr>
        <w:t>t</w:t>
      </w:r>
      <w:r w:rsidR="7574ED63">
        <w:t xml:space="preserve">, the protection account is allocated a first share of the Lake Mead inflow to offset the annual Lake Mead evaporation (Eq. 6). </w:t>
      </w:r>
      <w:commentRangeStart w:id="119"/>
      <w:r w:rsidR="7574ED63">
        <w:t>The remaining reservoir inflow is divided among the water users.</w:t>
      </w:r>
      <w:commentRangeEnd w:id="119"/>
      <w:r>
        <w:rPr>
          <w:rStyle w:val="CommentReference"/>
          <w:sz w:val="24"/>
          <w:szCs w:val="24"/>
        </w:rPr>
        <w:commentReference w:id="119"/>
      </w:r>
      <w:r w:rsidR="7574ED63">
        <w:t xml:space="preserve"> Each user </w:t>
      </w:r>
      <w:r w:rsidR="7574ED63" w:rsidRPr="7574ED63">
        <w:rPr>
          <w:i/>
          <w:iCs/>
        </w:rPr>
        <w:t xml:space="preserve">i </w:t>
      </w:r>
      <w:r w:rsidR="7574ED63">
        <w:t>can consume water within their account balance (</w:t>
      </w:r>
      <w:r w:rsidR="7574ED63" w:rsidRPr="7574ED63">
        <w:rPr>
          <w:i/>
          <w:iCs/>
        </w:rPr>
        <w:t>B</w:t>
      </w:r>
      <w:r w:rsidR="7574ED63" w:rsidRPr="7574ED63">
        <w:rPr>
          <w:i/>
          <w:iCs/>
          <w:vertAlign w:val="subscript"/>
        </w:rPr>
        <w:t>i,t</w:t>
      </w:r>
      <w:r w:rsidR="7574ED63">
        <w:t xml:space="preserve"> [million acre-feet]; Eq 7). Users carry over any positive end-of-year account balances to the next year.  The Lake Mead storage volume in year </w:t>
      </w:r>
      <w:r w:rsidR="7574ED63" w:rsidRPr="7574ED63">
        <w:rPr>
          <w:i/>
          <w:iCs/>
        </w:rPr>
        <w:t xml:space="preserve">t </w:t>
      </w:r>
      <w:r w:rsidR="7574ED63">
        <w:t>(</w:t>
      </w:r>
      <w:r w:rsidR="7574ED63" w:rsidRPr="7574ED63">
        <w:rPr>
          <w:i/>
          <w:iCs/>
        </w:rPr>
        <w:t>V</w:t>
      </w:r>
      <w:r w:rsidR="7574ED63" w:rsidRPr="7574ED63">
        <w:rPr>
          <w:i/>
          <w:iCs/>
          <w:vertAlign w:val="subscript"/>
        </w:rPr>
        <w:t>t</w:t>
      </w:r>
      <w:r w:rsidR="7574ED63">
        <w:t xml:space="preserve"> [million acre-feet]) is the sum of the Lake Mead protection account and the other </w:t>
      </w:r>
      <w:del w:id="120" w:author="Anabelle Myers" w:date="2026-07-23T22:41:00Z" w16du:dateUtc="2026-07-23T22:41:52Z">
        <w:r w:rsidDel="7574ED63">
          <w:delText>user’s</w:delText>
        </w:r>
      </w:del>
      <w:ins w:id="121" w:author="Anabelle Myers" w:date="2026-07-23T22:41:00Z" w16du:dateUtc="2026-07-23T22:41:52Z">
        <w:r w:rsidR="7574ED63">
          <w:t>users'</w:t>
        </w:r>
      </w:ins>
      <w:r w:rsidR="7574ED63">
        <w:t xml:space="preserve"> water account balances (Eq 8). </w:t>
      </w:r>
    </w:p>
    <w:p w14:paraId="227074B8" w14:textId="4B409ED8" w:rsidR="00340768" w:rsidRDefault="00000000"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m:t>
            </m:r>
          </m:sub>
        </m:sSub>
        <m:sSub>
          <m:sSubPr>
            <m:ctrlPr>
              <w:rPr>
                <w:rFonts w:ascii="Cambria Math" w:hAnsi="Cambria Math" w:cstheme="majorBidi"/>
                <w:i/>
                <w:sz w:val="24"/>
                <w:szCs w:val="24"/>
              </w:rPr>
            </m:ctrlPr>
          </m:sSubPr>
          <m:e>
            <m:r>
              <w:rPr>
                <w:rFonts w:ascii="Cambria Math" w:hAnsi="Cambria Math" w:cstheme="majorBidi"/>
                <w:sz w:val="24"/>
                <w:szCs w:val="24"/>
              </w:rPr>
              <m:t xml:space="preserve"> + USBR Share of Inflow</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Evaporation</m:t>
            </m:r>
          </m:e>
          <m:sub>
            <m:r>
              <w:rPr>
                <w:rFonts w:ascii="Cambria Math" w:hAnsi="Cambria Math" w:cstheme="majorBidi"/>
                <w:sz w:val="24"/>
                <w:szCs w:val="24"/>
              </w:rPr>
              <m:t>t</m:t>
            </m:r>
          </m:sub>
        </m:sSub>
        <m:r>
          <w:rPr>
            <w:rFonts w:ascii="Cambria Math" w:hAnsi="Cambria Math" w:cstheme="majorBidi"/>
            <w:sz w:val="24"/>
            <w:szCs w:val="24"/>
          </w:rPr>
          <m:t xml:space="preserve">, </m:t>
        </m:r>
      </m:oMath>
      <w:r w:rsidR="00340768">
        <w:rPr>
          <w:rFonts w:asciiTheme="majorBidi" w:eastAsiaTheme="minorEastAsia" w:hAnsiTheme="majorBidi" w:cstheme="majorBidi"/>
          <w:sz w:val="24"/>
          <w:szCs w:val="24"/>
        </w:rPr>
        <w:t xml:space="preserve"> </w:t>
      </w:r>
      <m:oMath>
        <m:r>
          <w:rPr>
            <w:rFonts w:ascii="Cambria Math" w:hAnsi="Cambria Math" w:cstheme="majorBidi"/>
            <w:sz w:val="24"/>
            <w:szCs w:val="24"/>
          </w:rPr>
          <m:t>∀t</m:t>
        </m:r>
      </m:oMath>
      <w:r w:rsidR="00340768">
        <w:rPr>
          <w:rFonts w:asciiTheme="majorBidi" w:eastAsiaTheme="minorEastAsia" w:hAnsiTheme="majorBidi" w:cstheme="majorBidi"/>
          <w:sz w:val="24"/>
          <w:szCs w:val="24"/>
        </w:rPr>
        <w:t xml:space="preserve"> [Eq. 6]</w:t>
      </w:r>
    </w:p>
    <w:p w14:paraId="3BD1A72B" w14:textId="77777777" w:rsidR="00340768" w:rsidRDefault="00000000"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Share of Inflow</m:t>
            </m:r>
          </m:e>
          <m:sub>
            <m:r>
              <w:rPr>
                <w:rFonts w:ascii="Cambria Math" w:hAnsi="Cambria Math" w:cstheme="majorBidi"/>
                <w:sz w:val="24"/>
                <w:szCs w:val="24"/>
              </w:rPr>
              <m:t>i,t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i,t</m:t>
            </m:r>
          </m:sub>
        </m:sSub>
        <m:r>
          <w:rPr>
            <w:rFonts w:ascii="Cambria Math" w:hAnsi="Cambria Math" w:cstheme="majorBidi"/>
            <w:sz w:val="24"/>
            <w:szCs w:val="24"/>
          </w:rPr>
          <m:t>,   ∀i</m:t>
        </m:r>
      </m:oMath>
      <w:r w:rsidR="00340768">
        <w:rPr>
          <w:rFonts w:asciiTheme="majorBidi" w:eastAsiaTheme="minorEastAsia" w:hAnsiTheme="majorBidi" w:cstheme="majorBidi"/>
          <w:sz w:val="24"/>
          <w:szCs w:val="24"/>
        </w:rPr>
        <w:t xml:space="preserve">  [Eq. 7]</w:t>
      </w:r>
    </w:p>
    <w:p w14:paraId="30FD710F" w14:textId="42FAC9A2" w:rsidR="00340768" w:rsidRDefault="00000000"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m:t>
            </m:r>
          </m:sub>
        </m:sSub>
        <m:r>
          <w:rPr>
            <w:rFonts w:ascii="Cambria Math" w:hAnsi="Cambria Math" w:cstheme="majorBidi"/>
            <w:sz w:val="24"/>
            <w:szCs w:val="24"/>
          </w:rPr>
          <m:t xml:space="preserve">+ </m:t>
        </m:r>
        <m:nary>
          <m:naryPr>
            <m:chr m:val="∑"/>
            <m:limLoc m:val="undOvr"/>
            <m:supHide m:val="1"/>
            <m:ctrlPr>
              <w:rPr>
                <w:rFonts w:ascii="Cambria Math" w:hAnsi="Cambria Math" w:cstheme="majorBidi"/>
                <w:i/>
                <w:sz w:val="24"/>
                <w:szCs w:val="24"/>
              </w:rPr>
            </m:ctrlPr>
          </m:naryPr>
          <m:sub>
            <m:r>
              <w:rPr>
                <w:rFonts w:ascii="Cambria Math" w:hAnsi="Cambria Math" w:cstheme="majorBidi"/>
                <w:sz w:val="24"/>
                <w:szCs w:val="24"/>
              </w:rPr>
              <m:t>i</m:t>
            </m:r>
          </m:sub>
          <m:sup/>
          <m:e>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m:t>
                </m:r>
              </m:sub>
            </m:sSub>
          </m:e>
        </m:nary>
        <m:r>
          <w:rPr>
            <w:rFonts w:ascii="Cambria Math" w:hAnsi="Cambria Math" w:cstheme="majorBidi"/>
            <w:sz w:val="24"/>
            <w:szCs w:val="24"/>
          </w:rPr>
          <m:t>,   ∀t</m:t>
        </m:r>
      </m:oMath>
      <w:r w:rsidR="00340768">
        <w:rPr>
          <w:rFonts w:asciiTheme="majorBidi" w:eastAsiaTheme="minorEastAsia" w:hAnsiTheme="majorBidi" w:cstheme="majorBidi"/>
          <w:sz w:val="24"/>
          <w:szCs w:val="24"/>
        </w:rPr>
        <w:t xml:space="preserve">  [Eq. 8]</w:t>
      </w:r>
    </w:p>
    <w:p w14:paraId="68D40C61" w14:textId="12B71D10" w:rsidR="00D94A91" w:rsidRDefault="00340768" w:rsidP="00936589">
      <w:pPr>
        <w:pStyle w:val="NoSpacing"/>
      </w:pPr>
      <w:r w:rsidRPr="00340768">
        <w:t>Because each user must maintain a zero or positive</w:t>
      </w:r>
      <w:r>
        <w:t xml:space="preserve"> </w:t>
      </w:r>
      <w:r w:rsidRPr="00340768">
        <w:t>account balance</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i,t</m:t>
            </m:r>
          </m:sub>
        </m:sSub>
        <m:r>
          <w:rPr>
            <w:rFonts w:ascii="Cambria Math" w:hAnsi="Cambria Math"/>
          </w:rPr>
          <m:t>≥0</m:t>
        </m:r>
      </m:oMath>
      <w:r w:rsidRPr="509BACF2">
        <w:rPr>
          <w:rFonts w:eastAsiaTheme="minorEastAsia"/>
        </w:rPr>
        <w:t>)</w:t>
      </w:r>
      <w:r w:rsidRPr="00340768">
        <w:t>, the protection account prevents further draw down to critical levels,</w:t>
      </w:r>
      <w:r>
        <w:t xml:space="preserve"> </w:t>
      </w:r>
      <w:r w:rsidRPr="00340768">
        <w:t>even with extreme low reservoir</w:t>
      </w:r>
      <w:r>
        <w:t xml:space="preserve"> </w:t>
      </w:r>
      <w:r w:rsidRPr="00340768">
        <w:t>storage and inflow.</w:t>
      </w:r>
      <w:r w:rsidR="00936589">
        <w:t xml:space="preserve"> </w:t>
      </w:r>
      <w:r w:rsidR="008F5715">
        <w:t>The annual Lake Mead inflow is typically known at the beginning of the year because the annual Lake Powell release—that is set in Fall of each year—</w:t>
      </w:r>
      <w:r w:rsidR="00E82C92">
        <w:t xml:space="preserve">is </w:t>
      </w:r>
      <w:r w:rsidR="009249FE">
        <w:t xml:space="preserve">often 85 to 91% of Mead inflow </w:t>
      </w:r>
      <w:r w:rsidR="009249FE">
        <w:fldChar w:fldCharType="begin"/>
      </w:r>
      <w:r w:rsidR="009249FE">
        <w:instrText xml:space="preserve"> ADDIN EN.CITE &lt;EndNote&gt;&lt;Cite&gt;&lt;Author&gt;Rosenberg&lt;/Author&gt;&lt;Year&gt;2022&lt;/Year&gt;&lt;RecNum&gt;2903&lt;/RecNum&gt;&lt;DisplayText&gt;(Rosenberg, 2022; Wang and Schmidt, 2020)&lt;/DisplayText&gt;&lt;record&gt;&lt;rec-number&gt;2903&lt;/rec-number&gt;&lt;foreign-keys&gt;&lt;key app="EN" db-id="xxt5ta9pd995dwesap0pdzzp2weaz0w9werf" timestamp="1663608602"&gt;2903&lt;/key&gt;&lt;/foreign-keys&gt;&lt;ref-type name="Journal Article"&gt;17&lt;/ref-type&gt;&lt;contributors&gt;&lt;authors&gt;&lt;author&gt;David E. Rosenberg&lt;/author&gt;&lt;/authors&gt;&lt;/contributors&gt;&lt;titles&gt;&lt;title&gt;Adapt Lake Mead Releases to Inflow to Give Managers More Flexibility to Slow Reservoir Drawdown&lt;/title&gt;&lt;secondary-title&gt;Journal of Water Resources Planning and Management&lt;/secondary-title&gt;&lt;/titles&gt;&lt;periodical&gt;&lt;full-title&gt;Journal of Water Resources Planning and Management&lt;/full-title&gt;&lt;/periodical&gt;&lt;pages&gt;02522006&lt;/pages&gt;&lt;volume&gt;148&lt;/volume&gt;&lt;number&gt;10&lt;/number&gt;&lt;dates&gt;&lt;year&gt;2022&lt;/year&gt;&lt;/dates&gt;&lt;urls&gt;&lt;related-urls&gt;&lt;url&gt;https://ascelibrary.org/doi/abs/10.1061/%28ASCE%29WR.1943-5452.0001592. Free version: https://digitalcommons.usu.edu/water_pubs/170/.&lt;/url&gt;&lt;/related-urls&gt;&lt;/urls&gt;&lt;electronic-resource-num&gt;https://doi.org/10.1061/(ASCE)WR.1943-5452.0001592&lt;/electronic-resource-num&gt;&lt;/record&gt;&lt;/Cite&gt;&lt;Cite&gt;&lt;Author&gt;Wang&lt;/Author&gt;&lt;Year&gt;2020&lt;/Year&gt;&lt;RecNum&gt;2782&lt;/RecNum&gt;&lt;record&gt;&lt;rec-number&gt;2782&lt;/rec-number&gt;&lt;foreign-keys&gt;&lt;key app="EN" db-id="xxt5ta9pd995dwesap0pdzzp2weaz0w9werf" timestamp="1620768668"&gt;2782&lt;/key&gt;&lt;/foreign-keys&gt;&lt;ref-type name="Report"&gt;27&lt;/ref-type&gt;&lt;contributors&gt;&lt;authors&gt;&lt;author&gt;Jian Wang&lt;/author&gt;&lt;author&gt;John C. Schmidt&lt;/author&gt;&lt;/authors&gt;&lt;/contributors&gt;&lt;titles&gt;&lt;title&gt;Stream flow and Losses of the Colorado River in the Southern Colorado Plateau&lt;/title&gt;&lt;/titles&gt;&lt;pages&gt;30&lt;/pages&gt;&lt;number&gt;White Paper #5&lt;/number&gt;&lt;dates&gt;&lt;year&gt;2020&lt;/year&gt;&lt;pub-dates&gt;&lt;date&gt;Febuary 10&lt;/date&gt;&lt;/pub-dates&gt;&lt;/dates&gt;&lt;pub-location&gt;Logan, Utah&lt;/pub-location&gt;&lt;publisher&gt;Center for Colorado River Studies, Utah State University&lt;/publisher&gt;&lt;urls&gt;&lt;related-urls&gt;&lt;url&gt;https://qcnr.usu.edu//coloradoriver/files/news/White-Paper-7.pdf&lt;/url&gt;&lt;/related-urls&gt;&lt;/urls&gt;&lt;/record&gt;&lt;/Cite&gt;&lt;/EndNote&gt;</w:instrText>
      </w:r>
      <w:r w:rsidR="009249FE">
        <w:fldChar w:fldCharType="separate"/>
      </w:r>
      <w:r w:rsidR="009249FE">
        <w:rPr>
          <w:noProof/>
        </w:rPr>
        <w:t>(Rosenberg, 2022; Wang and Schmidt, 2020)</w:t>
      </w:r>
      <w:r w:rsidR="009249FE">
        <w:fldChar w:fldCharType="end"/>
      </w:r>
      <w:r w:rsidR="009249FE">
        <w:t>.</w:t>
      </w:r>
      <w:r w:rsidR="00936589">
        <w:t xml:space="preserve"> With water accounting, each user can </w:t>
      </w:r>
      <w:del w:id="122" w:author="Erik Porse" w:date="2026-07-21T23:55:00Z" w16du:dateUtc="2026-07-21T23:55:50Z">
        <w:r w:rsidDel="509BACF2">
          <w:delText xml:space="preserve">an </w:delText>
        </w:r>
      </w:del>
      <w:r w:rsidR="00936589" w:rsidRPr="00D8273E">
        <w:t xml:space="preserve">withdraw some up to </w:t>
      </w:r>
      <w:r w:rsidR="00936589" w:rsidRPr="509BACF2">
        <w:rPr>
          <w:i/>
          <w:iCs/>
        </w:rPr>
        <w:t>all</w:t>
      </w:r>
      <w:r w:rsidR="00936589" w:rsidRPr="00D8273E">
        <w:t xml:space="preserve"> of their account balance at </w:t>
      </w:r>
      <w:r w:rsidR="00936589" w:rsidRPr="509BACF2">
        <w:rPr>
          <w:i/>
          <w:iCs/>
        </w:rPr>
        <w:t xml:space="preserve">any </w:t>
      </w:r>
      <w:r w:rsidR="00936589" w:rsidRPr="00D8273E">
        <w:t xml:space="preserve">time and at </w:t>
      </w:r>
      <w:r w:rsidR="00936589" w:rsidRPr="509BACF2">
        <w:rPr>
          <w:i/>
          <w:iCs/>
        </w:rPr>
        <w:t xml:space="preserve">any </w:t>
      </w:r>
      <w:r w:rsidR="00936589" w:rsidRPr="00D8273E">
        <w:t>Lake Mead storage volume.</w:t>
      </w:r>
      <w:r w:rsidR="00936589">
        <w:t xml:space="preserve"> This ability gives users more autonomy to adapt their consumption and conservation activities as system conditions change. </w:t>
      </w:r>
      <w:r w:rsidR="00214978" w:rsidRPr="00214978">
        <w:t>Water accounts can be created for any users or uses</w:t>
      </w:r>
      <w:r w:rsidR="00214978">
        <w:t xml:space="preserve"> such as Tribal Nations or endangered species conservation programs. </w:t>
      </w:r>
      <w:r w:rsidR="00936589">
        <w:t xml:space="preserve">Additionally, </w:t>
      </w:r>
      <w:r w:rsidR="00D94A91" w:rsidRPr="00CB26C2">
        <w:t xml:space="preserve">there is no </w:t>
      </w:r>
      <w:r w:rsidR="00D94A91">
        <w:t xml:space="preserve">elevation trigger that </w:t>
      </w:r>
      <w:r w:rsidR="00D94A91" w:rsidRPr="509BACF2">
        <w:rPr>
          <w:i/>
          <w:iCs/>
        </w:rPr>
        <w:t xml:space="preserve">prohibits </w:t>
      </w:r>
      <w:r w:rsidR="00D94A91">
        <w:t>withdraws of conserved water, thus providing users additional autonomy and adaptability</w:t>
      </w:r>
      <w:r w:rsidR="00D94A91" w:rsidRPr="00CB26C2">
        <w:t>.</w:t>
      </w:r>
    </w:p>
    <w:p w14:paraId="3FEE8E1E" w14:textId="79EB46E8" w:rsidR="00E82C92" w:rsidRDefault="509BACF2" w:rsidP="00E82C92">
      <w:pPr>
        <w:pStyle w:val="Heading1"/>
      </w:pPr>
      <w:r>
        <w:t xml:space="preserve">Illustrations of </w:t>
      </w:r>
      <w:commentRangeStart w:id="123"/>
      <w:r>
        <w:t>Water Accounting</w:t>
      </w:r>
      <w:commentRangeEnd w:id="123"/>
      <w:r w:rsidR="00E82C92">
        <w:rPr>
          <w:rStyle w:val="CommentReference"/>
          <w:sz w:val="24"/>
          <w:szCs w:val="24"/>
        </w:rPr>
        <w:commentReference w:id="123"/>
      </w:r>
    </w:p>
    <w:p w14:paraId="61F5D183" w14:textId="00B19F5E" w:rsidR="00267BEF" w:rsidRDefault="7574ED63" w:rsidP="509BACF2">
      <w:pPr>
        <w:rPr>
          <w:rFonts w:asciiTheme="majorBidi" w:hAnsiTheme="majorBidi" w:cstheme="majorBidi"/>
          <w:sz w:val="24"/>
          <w:szCs w:val="24"/>
        </w:rPr>
      </w:pPr>
      <w:r w:rsidRPr="7574ED63">
        <w:rPr>
          <w:rFonts w:asciiTheme="majorBidi" w:hAnsiTheme="majorBidi" w:cstheme="majorBidi"/>
          <w:sz w:val="24"/>
          <w:szCs w:val="24"/>
        </w:rPr>
        <w:t xml:space="preserve">Like </w:t>
      </w:r>
      <w:r w:rsidR="00E82C92" w:rsidRPr="7574ED63">
        <w:rPr>
          <w:rFonts w:asciiTheme="majorBidi" w:hAnsiTheme="majorBidi" w:cstheme="majorBidi"/>
          <w:sz w:val="24"/>
          <w:szCs w:val="24"/>
        </w:rPr>
        <w:fldChar w:fldCharType="begin"/>
      </w:r>
      <w:r w:rsidR="00E82C92" w:rsidRPr="7574ED63">
        <w:rPr>
          <w:rFonts w:asciiTheme="majorBidi" w:hAnsiTheme="majorBidi" w:cstheme="majorBidi"/>
          <w:sz w:val="24"/>
          <w:szCs w:val="24"/>
        </w:rPr>
        <w:instrText xml:space="preserve"> ADDIN EN.CITE &lt;EndNote&gt;&lt;Cite AuthorYear="1"&gt;&lt;Author&gt;Huizar&lt;/Author&gt;&lt;Year&gt;2023&lt;/Year&gt;&lt;RecNum&gt;3110&lt;/RecNum&gt;&lt;DisplayText&gt;Huizar et al. (2023)&lt;/DisplayText&gt;&lt;record&gt;&lt;rec-number&gt;3110&lt;/rec-number&gt;&lt;foreign-keys&gt;&lt;key app="EN" db-id="xxt5ta9pd995dwesap0pdzzp2weaz0w9werf" timestamp="1776715189"&gt;3110&lt;/key&gt;&lt;/foreign-keys&gt;&lt;ref-type name="Journal Article"&gt;17&lt;/ref-type&gt;&lt;contributors&gt;&lt;authors&gt;&lt;author&gt;Luis Huizar&lt;/author&gt;&lt;author&gt;Sarai Díaz&lt;/author&gt;&lt;author&gt;Kevin Lansey&lt;/author&gt;&lt;author&gt;Robert Arnold&lt;/author&gt;&lt;/authors&gt;&lt;/contributors&gt;&lt;titles&gt;&lt;title&gt;Water Supply in the Lower Colorado River Basin: Effectiveness of the 2019 Drought Contingency Plan&lt;/title&gt;&lt;secondary-title&gt;Journal of Environmental Engineering&lt;/secondary-title&gt;&lt;/titles&gt;&lt;periodical&gt;&lt;full-title&gt;Journal of Environmental Engineering&lt;/full-title&gt;&lt;/periodical&gt;&lt;pages&gt;04023058&lt;/pages&gt;&lt;volume&gt;149&lt;/volume&gt;&lt;number&gt;10&lt;/number&gt;&lt;dates&gt;&lt;year&gt;2023&lt;/year&gt;&lt;/dates&gt;&lt;urls&gt;&lt;related-urls&gt;&lt;url&gt;https://ascelibrary.org/doi/abs/10.1061/JOEEDU.EEENG-7324&lt;/url&gt;&lt;/related-urls&gt;&lt;/urls&gt;&lt;electronic-resource-num&gt;doi:10.1061/JOEEDU.EEENG-7324&lt;/electronic-resource-num&gt;&lt;/record&gt;&lt;/Cite&gt;&lt;/EndNote&gt;</w:instrText>
      </w:r>
      <w:r w:rsidR="00E82C92" w:rsidRPr="7574ED63">
        <w:rPr>
          <w:rFonts w:asciiTheme="majorBidi" w:hAnsiTheme="majorBidi" w:cstheme="majorBidi"/>
          <w:sz w:val="24"/>
          <w:szCs w:val="24"/>
        </w:rPr>
        <w:fldChar w:fldCharType="separate"/>
      </w:r>
      <w:r w:rsidRPr="7574ED63">
        <w:rPr>
          <w:rFonts w:asciiTheme="majorBidi" w:hAnsiTheme="majorBidi" w:cstheme="majorBidi"/>
          <w:noProof/>
          <w:sz w:val="24"/>
          <w:szCs w:val="24"/>
        </w:rPr>
        <w:t>Huizar et al. (2023)</w:t>
      </w:r>
      <w:r w:rsidR="00E82C92" w:rsidRPr="7574ED63">
        <w:rPr>
          <w:rFonts w:asciiTheme="majorBidi" w:hAnsiTheme="majorBidi" w:cstheme="majorBidi"/>
          <w:sz w:val="24"/>
          <w:szCs w:val="24"/>
        </w:rPr>
        <w:fldChar w:fldCharType="end"/>
      </w:r>
      <w:r w:rsidRPr="7574ED63">
        <w:rPr>
          <w:rFonts w:asciiTheme="majorBidi" w:hAnsiTheme="majorBidi" w:cstheme="majorBidi"/>
          <w:sz w:val="24"/>
          <w:szCs w:val="24"/>
        </w:rPr>
        <w:t xml:space="preserve">, it is difficult to predict and model </w:t>
      </w:r>
      <w:del w:id="124" w:author="Anabelle Myers" w:date="2026-07-23T22:42:00Z" w16du:dateUtc="2026-07-23T22:42:02Z">
        <w:r w:rsidR="00E82C92" w:rsidRPr="7574ED63" w:rsidDel="7574ED63">
          <w:rPr>
            <w:rFonts w:asciiTheme="majorBidi" w:hAnsiTheme="majorBidi" w:cstheme="majorBidi"/>
            <w:sz w:val="24"/>
            <w:szCs w:val="24"/>
          </w:rPr>
          <w:delText>user’s</w:delText>
        </w:r>
      </w:del>
      <w:ins w:id="125" w:author="Anabelle Myers" w:date="2026-07-23T22:42:00Z" w16du:dateUtc="2026-07-23T22:42:02Z">
        <w:r w:rsidRPr="7574ED63">
          <w:rPr>
            <w:rFonts w:asciiTheme="majorBidi" w:hAnsiTheme="majorBidi" w:cstheme="majorBidi"/>
            <w:sz w:val="24"/>
            <w:szCs w:val="24"/>
          </w:rPr>
          <w:t>users'</w:t>
        </w:r>
      </w:ins>
      <w:r w:rsidRPr="7574ED63">
        <w:rPr>
          <w:rFonts w:asciiTheme="majorBidi" w:hAnsiTheme="majorBidi" w:cstheme="majorBidi"/>
          <w:sz w:val="24"/>
          <w:szCs w:val="24"/>
        </w:rPr>
        <w:t xml:space="preserve"> water consumption and conservation choices, and corresponding Lake Mead storage volumes. Prediction is difficult because with more </w:t>
      </w:r>
      <w:commentRangeStart w:id="126"/>
      <w:r w:rsidRPr="7574ED63">
        <w:rPr>
          <w:rFonts w:asciiTheme="majorBidi" w:hAnsiTheme="majorBidi" w:cstheme="majorBidi"/>
          <w:sz w:val="24"/>
          <w:szCs w:val="24"/>
        </w:rPr>
        <w:t>autonomy</w:t>
      </w:r>
      <w:commentRangeEnd w:id="126"/>
      <w:r w:rsidR="00E82C92" w:rsidRPr="7574ED63">
        <w:rPr>
          <w:rStyle w:val="CommentReference"/>
          <w:rFonts w:asciiTheme="majorBidi" w:hAnsiTheme="majorBidi" w:cstheme="majorBidi"/>
          <w:sz w:val="24"/>
          <w:szCs w:val="24"/>
        </w:rPr>
        <w:commentReference w:id="126"/>
      </w:r>
      <w:r w:rsidRPr="7574ED63">
        <w:rPr>
          <w:rFonts w:asciiTheme="majorBidi" w:hAnsiTheme="majorBidi" w:cstheme="majorBidi"/>
          <w:sz w:val="24"/>
          <w:szCs w:val="24"/>
        </w:rPr>
        <w:t xml:space="preserve">, users can adapt their choices year-to-year for a variety of reasons that are not readily coded into simulation models and rules. Here, we instead use collaborator choices in recent immersive, online, collaborative modeling sessions to illustrate a few possibilities of water accounting. Within a session, collaborators immersed in and personified a Lake Mead user. The user roles were Reclamation (protection volume), California, Arizona, Nevada, Mexico, and Tribal Nations of the Lower Basin. Each year, we </w:t>
      </w:r>
      <w:del w:id="127" w:author="Erik Porse" w:date="2026-07-21T23:58:00Z" w16du:dateUtc="2026-07-21T23:58:26Z">
        <w:r w:rsidR="00E82C92" w:rsidRPr="7574ED63" w:rsidDel="7574ED63">
          <w:rPr>
            <w:rFonts w:asciiTheme="majorBidi" w:hAnsiTheme="majorBidi" w:cstheme="majorBidi"/>
            <w:sz w:val="24"/>
            <w:szCs w:val="24"/>
          </w:rPr>
          <w:delText xml:space="preserve">choose </w:delText>
        </w:r>
      </w:del>
      <w:ins w:id="128" w:author="Erik Porse" w:date="2026-07-21T23:58:00Z" w16du:dateUtc="2026-07-21T23:58:27Z">
        <w:r w:rsidRPr="7574ED63">
          <w:rPr>
            <w:rFonts w:asciiTheme="majorBidi" w:hAnsiTheme="majorBidi" w:cstheme="majorBidi"/>
            <w:sz w:val="24"/>
            <w:szCs w:val="24"/>
          </w:rPr>
          <w:t xml:space="preserve">chose </w:t>
        </w:r>
      </w:ins>
      <w:r w:rsidRPr="7574ED63">
        <w:rPr>
          <w:rFonts w:asciiTheme="majorBidi" w:hAnsiTheme="majorBidi" w:cstheme="majorBidi"/>
          <w:sz w:val="24"/>
          <w:szCs w:val="24"/>
        </w:rPr>
        <w:t xml:space="preserve">and </w:t>
      </w:r>
      <w:commentRangeStart w:id="129"/>
      <w:r w:rsidRPr="7574ED63">
        <w:rPr>
          <w:rFonts w:asciiTheme="majorBidi" w:hAnsiTheme="majorBidi" w:cstheme="majorBidi"/>
          <w:sz w:val="24"/>
          <w:szCs w:val="24"/>
        </w:rPr>
        <w:t xml:space="preserve">revealed </w:t>
      </w:r>
      <w:commentRangeEnd w:id="129"/>
      <w:r w:rsidR="00E82C92" w:rsidRPr="7574ED63">
        <w:rPr>
          <w:rStyle w:val="CommentReference"/>
          <w:rFonts w:asciiTheme="majorBidi" w:hAnsiTheme="majorBidi" w:cstheme="majorBidi"/>
          <w:sz w:val="24"/>
          <w:szCs w:val="24"/>
        </w:rPr>
        <w:commentReference w:id="129"/>
      </w:r>
      <w:r w:rsidRPr="7574ED63">
        <w:rPr>
          <w:rFonts w:asciiTheme="majorBidi" w:hAnsiTheme="majorBidi" w:cstheme="majorBidi"/>
          <w:sz w:val="24"/>
          <w:szCs w:val="24"/>
        </w:rPr>
        <w:t xml:space="preserve">the Lake Mead inflow. The model apportioned the inflow among the user accounts. </w:t>
      </w:r>
      <w:r w:rsidRPr="7574ED63">
        <w:rPr>
          <w:rFonts w:asciiTheme="majorBidi" w:hAnsiTheme="majorBidi" w:cstheme="majorBidi"/>
          <w:sz w:val="24"/>
          <w:szCs w:val="24"/>
        </w:rPr>
        <w:lastRenderedPageBreak/>
        <w:t xml:space="preserve">Then, each collaborator consumed, conserved, or traded within their account balance. Collaborators carried over account balances to the next year, which also kept Lake Mead storage above the protection volume. Each collaborator participated in one </w:t>
      </w:r>
      <w:del w:id="130" w:author="Erik Porse" w:date="2026-07-21T23:58:00Z" w16du:dateUtc="2026-07-21T23:58:20Z">
        <w:r w:rsidR="00E82C92" w:rsidRPr="7574ED63" w:rsidDel="7574ED63">
          <w:rPr>
            <w:rFonts w:asciiTheme="majorBidi" w:hAnsiTheme="majorBidi" w:cstheme="majorBidi"/>
            <w:sz w:val="24"/>
            <w:szCs w:val="24"/>
          </w:rPr>
          <w:delText>session</w:delText>
        </w:r>
      </w:del>
      <w:ins w:id="131" w:author="Erik Porse" w:date="2026-07-21T23:58:00Z" w16du:dateUtc="2026-07-21T23:58:20Z">
        <w:r w:rsidRPr="7574ED63">
          <w:rPr>
            <w:rFonts w:asciiTheme="majorBidi" w:hAnsiTheme="majorBidi" w:cstheme="majorBidi"/>
            <w:sz w:val="24"/>
            <w:szCs w:val="24"/>
          </w:rPr>
          <w:t xml:space="preserve"> session,</w:t>
        </w:r>
      </w:ins>
      <w:r w:rsidRPr="7574ED63">
        <w:rPr>
          <w:rFonts w:asciiTheme="majorBidi" w:hAnsiTheme="majorBidi" w:cstheme="majorBidi"/>
          <w:sz w:val="24"/>
          <w:szCs w:val="24"/>
        </w:rPr>
        <w:t xml:space="preserve"> and each session lasted ~ 2 hours. Otherwise, sessions followed the structure of prior immersive modeling work </w:t>
      </w:r>
      <w:r w:rsidR="00E82C92" w:rsidRPr="7574ED63">
        <w:rPr>
          <w:rFonts w:asciiTheme="majorBidi" w:hAnsiTheme="majorBidi" w:cstheme="majorBidi"/>
          <w:sz w:val="24"/>
          <w:szCs w:val="24"/>
        </w:rPr>
        <w:fldChar w:fldCharType="begin"/>
      </w:r>
      <w:r w:rsidR="00E82C92" w:rsidRPr="7574ED63">
        <w:rPr>
          <w:rFonts w:asciiTheme="majorBidi" w:hAnsiTheme="majorBidi" w:cstheme="majorBidi"/>
          <w:sz w:val="24"/>
          <w:szCs w:val="24"/>
        </w:rPr>
        <w:instrText xml:space="preserve"> ADDIN EN.CITE &lt;EndNote&gt;&lt;Cite&gt;&lt;Author&gt;Rosenberg&lt;/Author&gt;&lt;Year&gt;2024&lt;/Year&gt;&lt;RecNum&gt;2847&lt;/RecNum&gt;&lt;DisplayText&gt;(Rosenberg, 2024)&lt;/DisplayText&gt;&lt;record&gt;&lt;rec-number&gt;2847&lt;/rec-number&gt;&lt;foreign-keys&gt;&lt;key app="EN" db-id="xxt5ta9pd995dwesap0pdzzp2weaz0w9werf" timestamp="1642471467"&gt;2847&lt;/key&gt;&lt;/foreign-keys&gt;&lt;ref-type name="Journal Article"&gt;17&lt;/ref-type&gt;&lt;contributors&gt;&lt;authors&gt;&lt;author&gt;David E. Rosenberg&lt;/author&gt;&lt;/authors&gt;&lt;/contributors&gt;&lt;titles&gt;&lt;title&gt;Lessons from immersive online collaborative modeling to discuss more adaptive reservoir operations&lt;/title&gt;&lt;secondary-title&gt;Journal of Water Resources Planning and Management&lt;/secondary-title&gt;&lt;/titles&gt;&lt;periodical&gt;&lt;full-title&gt;Journal of Water Resources Planning and Management&lt;/full-title&gt;&lt;/periodical&gt;&lt;volume&gt;150&lt;/volume&gt;&lt;number&gt;7&lt;/number&gt;&lt;dates&gt;&lt;year&gt;2024&lt;/year&gt;&lt;/dates&gt;&lt;publisher&gt;American Society of Civil Engineers&lt;/publisher&gt;&lt;urls&gt;&lt;related-urls&gt;&lt;url&gt;https://doi.org/10.4211/hs.e0cbe52ad4524c07bb5b7ff8c373a343&lt;/url&gt;&lt;/related-urls&gt;&lt;/urls&gt;&lt;electronic-resource-num&gt;https://doi.org/10.1061/JWRMD5.WRENG-5893&lt;/electronic-resource-num&gt;&lt;/record&gt;&lt;/Cite&gt;&lt;/EndNote&gt;</w:instrText>
      </w:r>
      <w:r w:rsidR="00E82C92" w:rsidRPr="7574ED63">
        <w:rPr>
          <w:rFonts w:asciiTheme="majorBidi" w:hAnsiTheme="majorBidi" w:cstheme="majorBidi"/>
          <w:sz w:val="24"/>
          <w:szCs w:val="24"/>
        </w:rPr>
        <w:fldChar w:fldCharType="separate"/>
      </w:r>
      <w:r w:rsidRPr="7574ED63">
        <w:rPr>
          <w:rFonts w:asciiTheme="majorBidi" w:hAnsiTheme="majorBidi" w:cstheme="majorBidi"/>
          <w:noProof/>
          <w:sz w:val="24"/>
          <w:szCs w:val="24"/>
        </w:rPr>
        <w:t>(Rosenberg, 2024)</w:t>
      </w:r>
      <w:r w:rsidR="00E82C92" w:rsidRPr="7574ED63">
        <w:rPr>
          <w:rFonts w:asciiTheme="majorBidi" w:hAnsiTheme="majorBidi" w:cstheme="majorBidi"/>
          <w:sz w:val="24"/>
          <w:szCs w:val="24"/>
        </w:rPr>
        <w:fldChar w:fldCharType="end"/>
      </w:r>
      <w:r w:rsidRPr="7574ED63">
        <w:rPr>
          <w:rFonts w:asciiTheme="majorBidi" w:hAnsiTheme="majorBidi" w:cstheme="majorBidi"/>
          <w:sz w:val="24"/>
          <w:szCs w:val="24"/>
        </w:rPr>
        <w:t>.</w:t>
      </w:r>
    </w:p>
    <w:p w14:paraId="5EB79DB9" w14:textId="377FCA16" w:rsidR="00E82C92" w:rsidRDefault="509BACF2" w:rsidP="509BACF2">
      <w:pPr>
        <w:rPr>
          <w:rFonts w:asciiTheme="majorBidi" w:hAnsiTheme="majorBidi" w:cstheme="majorBidi"/>
          <w:sz w:val="24"/>
          <w:szCs w:val="24"/>
        </w:rPr>
      </w:pPr>
      <w:r w:rsidRPr="509BACF2">
        <w:rPr>
          <w:rFonts w:asciiTheme="majorBidi" w:hAnsiTheme="majorBidi" w:cstheme="majorBidi"/>
          <w:sz w:val="24"/>
          <w:szCs w:val="24"/>
        </w:rPr>
        <w:t xml:space="preserve">Figure 6 shows results from one session where the person who immersed in the </w:t>
      </w:r>
      <w:commentRangeStart w:id="132"/>
      <w:r w:rsidRPr="509BACF2">
        <w:rPr>
          <w:rFonts w:asciiTheme="majorBidi" w:hAnsiTheme="majorBidi" w:cstheme="majorBidi"/>
          <w:sz w:val="24"/>
          <w:szCs w:val="24"/>
        </w:rPr>
        <w:t xml:space="preserve">Reclamation </w:t>
      </w:r>
      <w:commentRangeEnd w:id="132"/>
      <w:r w:rsidR="00267BEF" w:rsidRPr="509BACF2">
        <w:rPr>
          <w:rStyle w:val="CommentReference"/>
          <w:rFonts w:asciiTheme="majorBidi" w:hAnsiTheme="majorBidi" w:cstheme="majorBidi"/>
          <w:sz w:val="24"/>
          <w:szCs w:val="24"/>
        </w:rPr>
        <w:commentReference w:id="132"/>
      </w:r>
      <w:r w:rsidRPr="509BACF2">
        <w:rPr>
          <w:rFonts w:asciiTheme="majorBidi" w:hAnsiTheme="majorBidi" w:cstheme="majorBidi"/>
          <w:sz w:val="24"/>
          <w:szCs w:val="24"/>
        </w:rPr>
        <w:t xml:space="preserve">role </w:t>
      </w:r>
      <w:del w:id="133" w:author="Erik Porse" w:date="2026-07-21T23:58:00Z" w16du:dateUtc="2026-07-21T23:58:13Z">
        <w:r w:rsidR="00267BEF" w:rsidRPr="509BACF2" w:rsidDel="509BACF2">
          <w:rPr>
            <w:rFonts w:asciiTheme="majorBidi" w:hAnsiTheme="majorBidi" w:cstheme="majorBidi"/>
            <w:sz w:val="24"/>
            <w:szCs w:val="24"/>
          </w:rPr>
          <w:delText xml:space="preserve">choose </w:delText>
        </w:r>
      </w:del>
      <w:ins w:id="134" w:author="Erik Porse" w:date="2026-07-21T23:58:00Z" w16du:dateUtc="2026-07-21T23:58:13Z">
        <w:r w:rsidRPr="509BACF2">
          <w:rPr>
            <w:rFonts w:asciiTheme="majorBidi" w:hAnsiTheme="majorBidi" w:cstheme="majorBidi"/>
            <w:sz w:val="24"/>
            <w:szCs w:val="24"/>
          </w:rPr>
          <w:t xml:space="preserve">chose </w:t>
        </w:r>
      </w:ins>
      <w:r w:rsidRPr="509BACF2">
        <w:rPr>
          <w:rFonts w:asciiTheme="majorBidi" w:hAnsiTheme="majorBidi" w:cstheme="majorBidi"/>
          <w:sz w:val="24"/>
          <w:szCs w:val="24"/>
        </w:rPr>
        <w:t>a protection volume of 6.3 million acre-feet (1,030 feet). The remaining collaborators reserved 1.4 to 2.0 million acre-feet in their accounts, keeping Lake Mead storage above the protection elevation even with inflows of 3.8, 6.3, and 4.0 million acre-feet—inflows lower than observed.</w:t>
      </w:r>
    </w:p>
    <w:p w14:paraId="7A08B88C" w14:textId="01078D61" w:rsidR="00E57622" w:rsidRDefault="00E57622" w:rsidP="00267BEF">
      <w:pPr>
        <w:rPr>
          <w:rFonts w:asciiTheme="majorBidi" w:hAnsiTheme="majorBidi" w:cstheme="majorBidi"/>
          <w:sz w:val="24"/>
          <w:szCs w:val="24"/>
        </w:rPr>
      </w:pPr>
      <w:r>
        <w:rPr>
          <w:noProof/>
        </w:rPr>
        <w:drawing>
          <wp:inline distT="0" distB="0" distL="0" distR="0" wp14:anchorId="19C76C33" wp14:editId="3792FAAF">
            <wp:extent cx="4569672" cy="2702257"/>
            <wp:effectExtent l="0" t="0" r="2540" b="3175"/>
            <wp:docPr id="2050808461" name="drawing"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8461" name="drawing" descr="A graph with a line and a red li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32103" cy="2739176"/>
                    </a:xfrm>
                    <a:prstGeom prst="rect">
                      <a:avLst/>
                    </a:prstGeom>
                  </pic:spPr>
                </pic:pic>
              </a:graphicData>
            </a:graphic>
          </wp:inline>
        </w:drawing>
      </w:r>
    </w:p>
    <w:p w14:paraId="49AD8B30" w14:textId="16CCBCB3" w:rsidR="00E57622" w:rsidRDefault="00E57622" w:rsidP="00E57622">
      <w:pPr>
        <w:pStyle w:val="NoSpacing"/>
      </w:pPr>
      <w:r w:rsidRPr="00E57622">
        <w:rPr>
          <w:b/>
          <w:bCs/>
        </w:rPr>
        <w:t xml:space="preserve">Figure 6. Collaborator choice for Lake Mead protection elevation (red) during a recent immersive model session. </w:t>
      </w:r>
      <w:r w:rsidRPr="00E57622">
        <w:t>The blue line shows the resulting reservoir storage/elevation with inflows of 3.8, 6.3, and 4.0 million acre-feet per year</w:t>
      </w:r>
      <w:r w:rsidRPr="00E57622">
        <w:rPr>
          <w:b/>
          <w:bCs/>
        </w:rPr>
        <w:t>.</w:t>
      </w:r>
      <w:r>
        <w:rPr>
          <w:b/>
          <w:bCs/>
        </w:rPr>
        <w:t xml:space="preserve"> </w:t>
      </w:r>
      <w:r>
        <w:t xml:space="preserve">The area between the red and blue lines </w:t>
      </w:r>
      <w:r w:rsidR="00B61F3E">
        <w:t>is</w:t>
      </w:r>
      <w:r>
        <w:t xml:space="preserve"> the total volume the other collaborators </w:t>
      </w:r>
      <w:r w:rsidR="008F22EF">
        <w:t>conserved water and account balances</w:t>
      </w:r>
      <w:r>
        <w:t>.</w:t>
      </w:r>
    </w:p>
    <w:p w14:paraId="4FBFAB88" w14:textId="77777777" w:rsidR="0014310E" w:rsidRDefault="0014310E" w:rsidP="00E57622">
      <w:pPr>
        <w:pStyle w:val="NoSpacing"/>
      </w:pPr>
    </w:p>
    <w:p w14:paraId="4D5ACDA3" w14:textId="4258C801" w:rsidR="00E57622" w:rsidRPr="00E82C92" w:rsidRDefault="004D499B" w:rsidP="004D499B">
      <w:pPr>
        <w:pStyle w:val="NoSpacing"/>
      </w:pPr>
      <w:r>
        <w:t>Across 7 sessions, c</w:t>
      </w:r>
      <w:r w:rsidR="0014310E">
        <w:t xml:space="preserve">ollaborators who immersed in and personified the Reclamation role </w:t>
      </w:r>
      <w:r w:rsidR="0014310E" w:rsidRPr="0014310E">
        <w:t>chose Lake Mead protection elevations from 970 to 1,030 ft (2.9 to</w:t>
      </w:r>
      <w:r w:rsidR="0014310E">
        <w:t xml:space="preserve"> </w:t>
      </w:r>
      <w:r w:rsidR="0014310E" w:rsidRPr="0014310E">
        <w:t xml:space="preserve">6.3 million acre-ft of active storage; Figure </w:t>
      </w:r>
      <w:r>
        <w:t>7</w:t>
      </w:r>
      <w:r w:rsidR="0014310E" w:rsidRPr="0014310E">
        <w:t>). Across these model sessions, years, and</w:t>
      </w:r>
      <w:r w:rsidR="0014310E">
        <w:t xml:space="preserve"> </w:t>
      </w:r>
      <w:r w:rsidR="0014310E" w:rsidRPr="0014310E">
        <w:t>inflows as low as 3.8 million acre-feet per year, Lake Mead storage was maintained at</w:t>
      </w:r>
      <w:r w:rsidR="0014310E">
        <w:t xml:space="preserve"> </w:t>
      </w:r>
      <w:r w:rsidR="0014310E" w:rsidRPr="0014310E">
        <w:t>100 to 280% of the chosen protection volume (blue circles in Figure 2). Lake Mead</w:t>
      </w:r>
      <w:r w:rsidR="0014310E">
        <w:t xml:space="preserve"> </w:t>
      </w:r>
      <w:r w:rsidR="0014310E" w:rsidRPr="0014310E">
        <w:t>storage stayed above the protection volume when collaborators who personified users</w:t>
      </w:r>
      <w:r w:rsidR="0014310E">
        <w:t xml:space="preserve"> </w:t>
      </w:r>
      <w:r w:rsidR="0014310E" w:rsidRPr="0014310E">
        <w:t>conserved some of their available water for use in future years and/or the person who</w:t>
      </w:r>
      <w:r w:rsidR="0014310E">
        <w:t xml:space="preserve"> </w:t>
      </w:r>
      <w:r w:rsidR="0014310E" w:rsidRPr="0014310E">
        <w:t>immersed in the Reclamation role purchased some water from other users to add to the</w:t>
      </w:r>
      <w:r w:rsidR="0014310E">
        <w:t xml:space="preserve"> </w:t>
      </w:r>
      <w:r w:rsidR="0014310E" w:rsidRPr="0014310E">
        <w:t>protection account volume. For example, Federal purchases of settled, unused water from</w:t>
      </w:r>
      <w:r w:rsidR="0014310E">
        <w:t xml:space="preserve"> </w:t>
      </w:r>
      <w:r w:rsidR="0014310E" w:rsidRPr="0014310E">
        <w:t>an account representing the Tribal Nations of the Lower Basin provided income for</w:t>
      </w:r>
      <w:r w:rsidR="0014310E">
        <w:t xml:space="preserve"> </w:t>
      </w:r>
      <w:r w:rsidR="0014310E" w:rsidRPr="0014310E">
        <w:t>Tribes to build expensive potable water supply systems or repair aging infrastructure.</w:t>
      </w:r>
      <w:r w:rsidR="0014310E">
        <w:t xml:space="preserve"> </w:t>
      </w:r>
      <w:r w:rsidR="0014310E" w:rsidRPr="0014310E">
        <w:t xml:space="preserve">People who role played </w:t>
      </w:r>
      <w:r w:rsidR="0014310E" w:rsidRPr="0014310E">
        <w:lastRenderedPageBreak/>
        <w:t>Reclamation sometimes sold some protection water to bail out</w:t>
      </w:r>
      <w:r w:rsidR="0014310E">
        <w:t xml:space="preserve"> </w:t>
      </w:r>
      <w:r w:rsidR="0014310E" w:rsidRPr="0014310E">
        <w:t>users who had very low account balances (red diamonds in Figure 2).</w:t>
      </w:r>
    </w:p>
    <w:p w14:paraId="5B3B483B" w14:textId="79EA899C" w:rsidR="00E82C92" w:rsidRDefault="00E57622" w:rsidP="00936589">
      <w:pPr>
        <w:pStyle w:val="NoSpacing"/>
      </w:pPr>
      <w:r>
        <w:rPr>
          <w:noProof/>
        </w:rPr>
        <w:drawing>
          <wp:inline distT="0" distB="0" distL="0" distR="0" wp14:anchorId="35AE1158" wp14:editId="3B510AF1">
            <wp:extent cx="5125925" cy="3022979"/>
            <wp:effectExtent l="0" t="0" r="0" b="6350"/>
            <wp:docPr id="95808357" name="drawing"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357" name="drawing" descr="A graph with numbers and dot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21341" cy="3079250"/>
                    </a:xfrm>
                    <a:prstGeom prst="rect">
                      <a:avLst/>
                    </a:prstGeom>
                  </pic:spPr>
                </pic:pic>
              </a:graphicData>
            </a:graphic>
          </wp:inline>
        </w:drawing>
      </w:r>
    </w:p>
    <w:p w14:paraId="63EA6EA1" w14:textId="11DB8DF7" w:rsidR="00E57622" w:rsidRDefault="00E57622" w:rsidP="00E57622">
      <w:pPr>
        <w:pStyle w:val="NoSpacing"/>
      </w:pPr>
      <w:r w:rsidRPr="004D499B">
        <w:rPr>
          <w:b/>
          <w:bCs/>
        </w:rPr>
        <w:t xml:space="preserve">Figure </w:t>
      </w:r>
      <w:r w:rsidR="0014310E" w:rsidRPr="004D499B">
        <w:rPr>
          <w:b/>
          <w:bCs/>
        </w:rPr>
        <w:t>7</w:t>
      </w:r>
      <w:r w:rsidRPr="004D499B">
        <w:rPr>
          <w:b/>
          <w:bCs/>
        </w:rPr>
        <w:t>. Lake Mead protection elevations chosen in recent immersive modeling sessions (x axis)</w:t>
      </w:r>
      <w:r w:rsidR="004D499B" w:rsidRPr="004D499B">
        <w:rPr>
          <w:b/>
          <w:bCs/>
        </w:rPr>
        <w:t xml:space="preserve"> and r</w:t>
      </w:r>
      <w:r w:rsidRPr="004D499B">
        <w:rPr>
          <w:b/>
          <w:bCs/>
        </w:rPr>
        <w:t>esulting storage was expressed as a fraction of the chosen protection volume (y axis).</w:t>
      </w:r>
      <w:r w:rsidRPr="00E57622">
        <w:t xml:space="preserve"> Inflows were 3.8, 6.3, and 4.0 million acre-feet per year.</w:t>
      </w:r>
      <w:r>
        <w:t xml:space="preserve"> </w:t>
      </w:r>
      <w:r w:rsidRPr="00E57622">
        <w:t>Blue circles above the purple dashed line of 1.0 showed sessions and years where</w:t>
      </w:r>
      <w:r>
        <w:t xml:space="preserve"> </w:t>
      </w:r>
      <w:r w:rsidRPr="00E57622">
        <w:t>collaborators maintained Lake Mead storage at or above the protection elevation. In some</w:t>
      </w:r>
      <w:r>
        <w:t xml:space="preserve"> </w:t>
      </w:r>
      <w:r w:rsidRPr="00E57622">
        <w:t>instances, the collaborator immersing in the Reclamation role chose to sell some of the</w:t>
      </w:r>
      <w:r>
        <w:t xml:space="preserve"> </w:t>
      </w:r>
      <w:r w:rsidRPr="00E57622">
        <w:t>protection water to bail out users who had low account balances (red diamonds).</w:t>
      </w:r>
    </w:p>
    <w:p w14:paraId="2A92BC1E" w14:textId="4A040BE3" w:rsidR="002905C0" w:rsidRPr="00936589" w:rsidRDefault="002905C0" w:rsidP="00E57622">
      <w:pPr>
        <w:pStyle w:val="NoSpacing"/>
      </w:pPr>
      <w:r>
        <w:t>These examples illustrate some of many more autonomous and adaptive strategies that water users can adopt within a water accounting framework.</w:t>
      </w:r>
    </w:p>
    <w:p w14:paraId="09A82427" w14:textId="1ED40BD9" w:rsidR="005A25A0" w:rsidRPr="004A0A5F" w:rsidRDefault="00D94A91" w:rsidP="00D94A91">
      <w:pPr>
        <w:pStyle w:val="Heading1"/>
      </w:pPr>
      <w:r>
        <w:t>Discussion</w:t>
      </w:r>
    </w:p>
    <w:p w14:paraId="56927048" w14:textId="0145A192" w:rsidR="008204B8" w:rsidRDefault="1AE52F03" w:rsidP="1AE52F03">
      <w:pPr>
        <w:rPr>
          <w:rFonts w:asciiTheme="majorBidi" w:hAnsiTheme="majorBidi" w:cstheme="majorBidi"/>
          <w:sz w:val="24"/>
          <w:szCs w:val="24"/>
        </w:rPr>
      </w:pPr>
      <w:r w:rsidRPr="1AE52F03">
        <w:rPr>
          <w:rFonts w:asciiTheme="majorBidi" w:hAnsiTheme="majorBidi" w:cstheme="majorBidi"/>
          <w:sz w:val="24"/>
          <w:szCs w:val="24"/>
        </w:rPr>
        <w:t xml:space="preserve">We report numerous Lake Mead water conservation program successes, including that the program has conserved more water than any other Colorado River Basin conservation program to date. Presently, </w:t>
      </w:r>
      <w:ins w:id="135" w:author="Anabelle Myers" w:date="2026-07-23T23:38:00Z" w16du:dateUtc="2026-07-23T23:38:07Z">
        <w:r w:rsidRPr="1AE52F03">
          <w:rPr>
            <w:rFonts w:asciiTheme="majorBidi" w:hAnsiTheme="majorBidi" w:cstheme="majorBidi"/>
            <w:sz w:val="24"/>
            <w:szCs w:val="24"/>
          </w:rPr>
          <w:t>~</w:t>
        </w:r>
      </w:ins>
      <w:del w:id="136" w:author="Anabelle Myers" w:date="2026-07-23T23:37:00Z" w16du:dateUtc="2026-07-23T23:37:59Z">
        <w:r w:rsidR="008204B8" w:rsidRPr="1AE52F03" w:rsidDel="1AE52F03">
          <w:rPr>
            <w:rFonts w:asciiTheme="majorBidi" w:hAnsiTheme="majorBidi" w:cstheme="majorBidi"/>
            <w:sz w:val="24"/>
            <w:szCs w:val="24"/>
          </w:rPr>
          <w:delText>some now</w:delText>
        </w:r>
      </w:del>
      <w:del w:id="137" w:author="Anabelle Myers" w:date="2026-07-23T23:38:00Z" w16du:dateUtc="2026-07-23T23:38:16Z">
        <w:r w:rsidR="008204B8" w:rsidRPr="1AE52F03" w:rsidDel="1AE52F03">
          <w:rPr>
            <w:rFonts w:asciiTheme="majorBidi" w:hAnsiTheme="majorBidi" w:cstheme="majorBidi"/>
            <w:sz w:val="24"/>
            <w:szCs w:val="24"/>
          </w:rPr>
          <w:delText xml:space="preserve"> </w:delText>
        </w:r>
      </w:del>
      <w:r w:rsidRPr="1AE52F03">
        <w:rPr>
          <w:rFonts w:asciiTheme="majorBidi" w:hAnsiTheme="majorBidi" w:cstheme="majorBidi"/>
          <w:sz w:val="24"/>
          <w:szCs w:val="24"/>
        </w:rPr>
        <w:t xml:space="preserve">3.6 million acre-feet of conserved water remains in Lake Mead—quadruple the volume of </w:t>
      </w:r>
      <w:ins w:id="138" w:author="Anabelle Myers" w:date="2026-07-23T23:38:00Z" w16du:dateUtc="2026-07-23T23:38:27Z">
        <w:r w:rsidRPr="1AE52F03">
          <w:rPr>
            <w:rFonts w:asciiTheme="majorBidi" w:hAnsiTheme="majorBidi" w:cstheme="majorBidi"/>
            <w:sz w:val="24"/>
            <w:szCs w:val="24"/>
          </w:rPr>
          <w:t xml:space="preserve">the </w:t>
        </w:r>
      </w:ins>
      <w:r w:rsidRPr="1AE52F03">
        <w:rPr>
          <w:rFonts w:asciiTheme="majorBidi" w:hAnsiTheme="majorBidi" w:cstheme="majorBidi"/>
          <w:sz w:val="24"/>
          <w:szCs w:val="24"/>
        </w:rPr>
        <w:t xml:space="preserve">~ 700,000 acre-feet reported through 2015 </w:t>
      </w:r>
      <w:r w:rsidR="008204B8" w:rsidRPr="1AE52F03">
        <w:rPr>
          <w:rFonts w:asciiTheme="majorBidi" w:hAnsiTheme="majorBidi" w:cstheme="majorBidi"/>
          <w:sz w:val="24"/>
          <w:szCs w:val="24"/>
        </w:rPr>
        <w:fldChar w:fldCharType="begin"/>
      </w:r>
      <w:r w:rsidR="008204B8" w:rsidRPr="1AE52F03">
        <w:rPr>
          <w:rFonts w:asciiTheme="majorBidi" w:hAnsiTheme="majorBidi" w:cstheme="majorBidi"/>
          <w:sz w:val="24"/>
          <w:szCs w:val="24"/>
        </w:rPr>
        <w:instrText xml:space="preserve"> ADDIN EN.CITE &lt;EndNote&gt;&lt;Cite&gt;&lt;Author&gt;Robison&lt;/Author&gt;&lt;Year&gt;2017&lt;/Year&gt;&lt;RecNum&gt;3108&lt;/RecNum&gt;&lt;DisplayText&gt;(Robison,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EndNote&gt;</w:instrText>
      </w:r>
      <w:r w:rsidR="008204B8" w:rsidRPr="1AE52F03">
        <w:rPr>
          <w:rFonts w:asciiTheme="majorBidi" w:hAnsiTheme="majorBidi" w:cstheme="majorBidi"/>
          <w:sz w:val="24"/>
          <w:szCs w:val="24"/>
        </w:rPr>
        <w:fldChar w:fldCharType="separate"/>
      </w:r>
      <w:r w:rsidRPr="1AE52F03">
        <w:rPr>
          <w:rFonts w:asciiTheme="majorBidi" w:hAnsiTheme="majorBidi" w:cstheme="majorBidi"/>
          <w:noProof/>
          <w:sz w:val="24"/>
          <w:szCs w:val="24"/>
        </w:rPr>
        <w:t>(Robison, 2017)</w:t>
      </w:r>
      <w:r w:rsidR="008204B8" w:rsidRPr="1AE52F03">
        <w:rPr>
          <w:rFonts w:asciiTheme="majorBidi" w:hAnsiTheme="majorBidi" w:cstheme="majorBidi"/>
          <w:sz w:val="24"/>
          <w:szCs w:val="24"/>
        </w:rPr>
        <w:fldChar w:fldCharType="end"/>
      </w:r>
      <w:r w:rsidRPr="1AE52F03">
        <w:rPr>
          <w:rFonts w:asciiTheme="majorBidi" w:hAnsiTheme="majorBidi" w:cstheme="majorBidi"/>
          <w:sz w:val="24"/>
          <w:szCs w:val="24"/>
        </w:rPr>
        <w:t>. Since 2022, conservation efforts by California, Arizona, Nevada, and Mexico have kept Lake Mead above its protection elevation of 1,020 feet set in the 2019 Lower Drought Contingency Plan.</w:t>
      </w:r>
    </w:p>
    <w:p w14:paraId="1CA04721" w14:textId="72420337" w:rsidR="008204B8" w:rsidRDefault="509BACF2" w:rsidP="509BACF2">
      <w:pPr>
        <w:rPr>
          <w:rFonts w:asciiTheme="majorBidi" w:hAnsiTheme="majorBidi" w:cstheme="majorBidi"/>
          <w:sz w:val="24"/>
          <w:szCs w:val="24"/>
        </w:rPr>
      </w:pPr>
      <w:r w:rsidRPr="509BACF2">
        <w:rPr>
          <w:rFonts w:asciiTheme="majorBidi" w:hAnsiTheme="majorBidi" w:cstheme="majorBidi"/>
          <w:sz w:val="24"/>
          <w:szCs w:val="24"/>
        </w:rPr>
        <w:t xml:space="preserve">To expand program participation and increase operational flexibility, prior researchers suggested </w:t>
      </w:r>
      <w:del w:id="139" w:author="Erik Porse" w:date="2026-07-21T23:59:00Z" w16du:dateUtc="2026-07-21T23:59:57Z">
        <w:r w:rsidR="00805A8E" w:rsidRPr="509BACF2" w:rsidDel="509BACF2">
          <w:rPr>
            <w:rFonts w:asciiTheme="majorBidi" w:hAnsiTheme="majorBidi" w:cstheme="majorBidi"/>
            <w:sz w:val="24"/>
            <w:szCs w:val="24"/>
          </w:rPr>
          <w:delText>to raise</w:delText>
        </w:r>
      </w:del>
      <w:ins w:id="140" w:author="Erik Porse" w:date="2026-07-21T23:59:00Z" w16du:dateUtc="2026-07-21T23:59:57Z">
        <w:r w:rsidRPr="509BACF2">
          <w:rPr>
            <w:rFonts w:asciiTheme="majorBidi" w:hAnsiTheme="majorBidi" w:cstheme="majorBidi"/>
            <w:sz w:val="24"/>
            <w:szCs w:val="24"/>
          </w:rPr>
          <w:t>raising</w:t>
        </w:r>
      </w:ins>
      <w:r w:rsidRPr="509BACF2">
        <w:rPr>
          <w:rFonts w:asciiTheme="majorBidi" w:hAnsiTheme="majorBidi" w:cstheme="majorBidi"/>
          <w:sz w:val="24"/>
          <w:szCs w:val="24"/>
        </w:rPr>
        <w:t xml:space="preserve"> </w:t>
      </w:r>
      <w:del w:id="141" w:author="Erik Porse" w:date="2026-07-22T00:00:00Z" w16du:dateUtc="2026-07-22T00:00:02Z">
        <w:r w:rsidR="00805A8E" w:rsidRPr="509BACF2" w:rsidDel="509BACF2">
          <w:rPr>
            <w:rFonts w:asciiTheme="majorBidi" w:hAnsiTheme="majorBidi" w:cstheme="majorBidi"/>
            <w:sz w:val="24"/>
            <w:szCs w:val="24"/>
          </w:rPr>
          <w:delText xml:space="preserve">caps </w:delText>
        </w:r>
      </w:del>
      <w:ins w:id="142" w:author="Erik Porse" w:date="2026-07-22T00:00:00Z" w16du:dateUtc="2026-07-22T00:00:05Z">
        <w:r w:rsidRPr="509BACF2">
          <w:rPr>
            <w:rFonts w:asciiTheme="majorBidi" w:hAnsiTheme="majorBidi" w:cstheme="majorBidi"/>
            <w:sz w:val="24"/>
            <w:szCs w:val="24"/>
          </w:rPr>
          <w:t xml:space="preserve">upper limits </w:t>
        </w:r>
      </w:ins>
      <w:r w:rsidRPr="509BACF2">
        <w:rPr>
          <w:rFonts w:asciiTheme="majorBidi" w:hAnsiTheme="majorBidi" w:cstheme="majorBidi"/>
          <w:sz w:val="24"/>
          <w:szCs w:val="24"/>
        </w:rPr>
        <w:t xml:space="preserve">on water conservation account balances </w:t>
      </w:r>
      <w:r w:rsidR="00805A8E" w:rsidRPr="509BACF2">
        <w:rPr>
          <w:rFonts w:asciiTheme="majorBidi" w:hAnsiTheme="majorBidi" w:cstheme="majorBidi"/>
          <w:sz w:val="24"/>
          <w:szCs w:val="24"/>
        </w:rPr>
        <w:fldChar w:fldCharType="begin"/>
      </w:r>
      <w:r w:rsidR="00805A8E" w:rsidRPr="509BACF2">
        <w:rPr>
          <w:rFonts w:asciiTheme="majorBidi" w:hAnsiTheme="majorBidi" w:cstheme="majorBidi"/>
          <w:sz w:val="24"/>
          <w:szCs w:val="24"/>
        </w:rPr>
        <w:instrText xml:space="preserve"> ADDIN EN.CITE &lt;EndNote&gt;&lt;Cite&gt;&lt;Author&gt;Robison&lt;/Author&gt;&lt;Year&gt;2017&lt;/Year&gt;&lt;RecNum&gt;3108&lt;/RecNum&gt;&lt;DisplayText&gt;(Fleck and Udall, 2021; 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Cite&gt;&lt;Author&gt;Fleck&lt;/Author&gt;&lt;Year&gt;2021&lt;/Year&gt;&lt;RecNum&gt;2801&lt;/RecNum&gt;&lt;record&gt;&lt;rec-number&gt;2801&lt;/rec-number&gt;&lt;foreign-keys&gt;&lt;key app="EN" db-id="xxt5ta9pd995dwesap0pdzzp2weaz0w9werf" timestamp="1624662415"&gt;2801&lt;/key&gt;&lt;/foreign-keys&gt;&lt;ref-type name="Journal Article"&gt;17&lt;/ref-type&gt;&lt;contributors&gt;&lt;authors&gt;&lt;author&gt;Fleck, John&lt;/author&gt;&lt;author&gt;Udall, Brad&lt;/author&gt;&lt;/authors&gt;&lt;/contributors&gt;&lt;titles&gt;&lt;title&gt;Managing Colorado River risk&lt;/title&gt;&lt;secondary-title&gt;Science&lt;/secondary-title&gt;&lt;/titles&gt;&lt;periodical&gt;&lt;full-title&gt;Science&lt;/full-title&gt;&lt;/periodical&gt;&lt;pages&gt;885-885&lt;/pages&gt;&lt;volume&gt;372&lt;/volume&gt;&lt;number&gt;6545&lt;/number&gt;&lt;dates&gt;&lt;year&gt;2021&lt;/year&gt;&lt;/dates&gt;&lt;urls&gt;&lt;related-urls&gt;&lt;url&gt;https://science.sciencemag.org/content/sci/372/6545/885.full.pdf&lt;/url&gt;&lt;/related-urls&gt;&lt;/urls&gt;&lt;electronic-resource-num&gt;https://doi.org/10.1126/science.abj5498&lt;/electronic-resource-num&gt;&lt;/record&gt;&lt;/Cite&gt;&lt;/EndNote&gt;</w:instrText>
      </w:r>
      <w:r w:rsidR="00805A8E" w:rsidRPr="509BACF2">
        <w:rPr>
          <w:rFonts w:asciiTheme="majorBidi" w:hAnsiTheme="majorBidi" w:cstheme="majorBidi"/>
          <w:sz w:val="24"/>
          <w:szCs w:val="24"/>
        </w:rPr>
        <w:fldChar w:fldCharType="separate"/>
      </w:r>
      <w:r w:rsidRPr="509BACF2">
        <w:rPr>
          <w:rFonts w:asciiTheme="majorBidi" w:hAnsiTheme="majorBidi" w:cstheme="majorBidi"/>
          <w:noProof/>
          <w:sz w:val="24"/>
          <w:szCs w:val="24"/>
        </w:rPr>
        <w:t>(Fleck and Udall, 2021; Robison, 2017)</w:t>
      </w:r>
      <w:r w:rsidR="00805A8E" w:rsidRPr="509BACF2">
        <w:rPr>
          <w:rFonts w:asciiTheme="majorBidi" w:hAnsiTheme="majorBidi" w:cstheme="majorBidi"/>
          <w:sz w:val="24"/>
          <w:szCs w:val="24"/>
        </w:rPr>
        <w:fldChar w:fldCharType="end"/>
      </w:r>
      <w:r w:rsidRPr="509BACF2">
        <w:rPr>
          <w:rFonts w:asciiTheme="majorBidi" w:hAnsiTheme="majorBidi" w:cstheme="majorBidi"/>
          <w:sz w:val="24"/>
          <w:szCs w:val="24"/>
        </w:rPr>
        <w:t xml:space="preserve">. In 2020, total account balances exceeded the 2.7 million acre-feet maximum balance defined in the 2019 Drought Contingency Plan </w:t>
      </w:r>
      <w:r w:rsidR="00805A8E" w:rsidRPr="509BACF2">
        <w:rPr>
          <w:rFonts w:asciiTheme="majorBidi" w:hAnsiTheme="majorBidi" w:cstheme="majorBidi"/>
          <w:sz w:val="24"/>
          <w:szCs w:val="24"/>
        </w:rPr>
        <w:fldChar w:fldCharType="begin"/>
      </w:r>
      <w:r w:rsidR="00805A8E" w:rsidRPr="509BACF2">
        <w:rPr>
          <w:rFonts w:asciiTheme="majorBidi" w:hAnsiTheme="majorBidi" w:cstheme="majorBidi"/>
          <w:sz w:val="24"/>
          <w:szCs w:val="24"/>
        </w:rPr>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805A8E" w:rsidRPr="509BACF2">
        <w:rPr>
          <w:rFonts w:asciiTheme="majorBidi" w:hAnsiTheme="majorBidi" w:cstheme="majorBidi"/>
          <w:sz w:val="24"/>
          <w:szCs w:val="24"/>
        </w:rPr>
        <w:fldChar w:fldCharType="separate"/>
      </w:r>
      <w:r w:rsidRPr="509BACF2">
        <w:rPr>
          <w:rFonts w:asciiTheme="majorBidi" w:hAnsiTheme="majorBidi" w:cstheme="majorBidi"/>
          <w:noProof/>
          <w:sz w:val="24"/>
          <w:szCs w:val="24"/>
        </w:rPr>
        <w:t>(USBR, 2019)</w:t>
      </w:r>
      <w:r w:rsidR="00805A8E" w:rsidRPr="509BACF2">
        <w:rPr>
          <w:rFonts w:asciiTheme="majorBidi" w:hAnsiTheme="majorBidi" w:cstheme="majorBidi"/>
          <w:sz w:val="24"/>
          <w:szCs w:val="24"/>
        </w:rPr>
        <w:fldChar w:fldCharType="end"/>
      </w:r>
      <w:r w:rsidRPr="509BACF2">
        <w:rPr>
          <w:rFonts w:asciiTheme="majorBidi" w:hAnsiTheme="majorBidi" w:cstheme="majorBidi"/>
          <w:sz w:val="24"/>
          <w:szCs w:val="24"/>
        </w:rPr>
        <w:t xml:space="preserve">. A second suggestion would allow movement of voluntarily conserved water from Lake Mead upstream to Lake Powell </w:t>
      </w:r>
      <w:r w:rsidR="00805A8E" w:rsidRPr="509BACF2">
        <w:rPr>
          <w:rFonts w:asciiTheme="majorBidi" w:hAnsiTheme="majorBidi" w:cstheme="majorBidi"/>
          <w:sz w:val="24"/>
          <w:szCs w:val="24"/>
        </w:rPr>
        <w:fldChar w:fldCharType="begin"/>
      </w:r>
      <w:r w:rsidR="00805A8E" w:rsidRPr="509BACF2">
        <w:rPr>
          <w:rFonts w:asciiTheme="majorBidi" w:hAnsiTheme="majorBidi" w:cstheme="majorBidi"/>
          <w:sz w:val="24"/>
          <w:szCs w:val="24"/>
        </w:rPr>
        <w:instrText xml:space="preserve"> ADDIN EN.CITE &lt;EndNote&gt;&lt;Cite&gt;&lt;Author&gt;USBR&lt;/Author&gt;&lt;Year&gt;2026&lt;/Year&gt;&lt;RecNum&gt;3107&lt;/RecNum&gt;&lt;DisplayText&gt;(USBR, 2026b)&lt;/DisplayText&gt;&lt;record&gt;&lt;rec-number&gt;3107&lt;/rec-number&gt;&lt;foreign-keys&gt;&lt;key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805A8E" w:rsidRPr="509BACF2">
        <w:rPr>
          <w:rFonts w:asciiTheme="majorBidi" w:hAnsiTheme="majorBidi" w:cstheme="majorBidi"/>
          <w:sz w:val="24"/>
          <w:szCs w:val="24"/>
        </w:rPr>
        <w:fldChar w:fldCharType="separate"/>
      </w:r>
      <w:r w:rsidRPr="509BACF2">
        <w:rPr>
          <w:rFonts w:asciiTheme="majorBidi" w:hAnsiTheme="majorBidi" w:cstheme="majorBidi"/>
          <w:noProof/>
          <w:sz w:val="24"/>
          <w:szCs w:val="24"/>
        </w:rPr>
        <w:t>(USBR, 2026b)</w:t>
      </w:r>
      <w:r w:rsidR="00805A8E" w:rsidRPr="509BACF2">
        <w:rPr>
          <w:rFonts w:asciiTheme="majorBidi" w:hAnsiTheme="majorBidi" w:cstheme="majorBidi"/>
          <w:sz w:val="24"/>
          <w:szCs w:val="24"/>
        </w:rPr>
        <w:fldChar w:fldCharType="end"/>
      </w:r>
      <w:r w:rsidRPr="509BACF2">
        <w:rPr>
          <w:rFonts w:asciiTheme="majorBidi" w:hAnsiTheme="majorBidi" w:cstheme="majorBidi"/>
          <w:sz w:val="24"/>
          <w:szCs w:val="24"/>
        </w:rPr>
        <w:t>.</w:t>
      </w:r>
    </w:p>
    <w:p w14:paraId="604B1ECF" w14:textId="46540533" w:rsidR="00463B7F" w:rsidRDefault="7574ED63" w:rsidP="509BACF2">
      <w:pPr>
        <w:rPr>
          <w:rFonts w:asciiTheme="majorBidi" w:hAnsiTheme="majorBidi" w:cstheme="majorBidi"/>
          <w:sz w:val="24"/>
          <w:szCs w:val="24"/>
        </w:rPr>
      </w:pPr>
      <w:r w:rsidRPr="7574ED63">
        <w:rPr>
          <w:rFonts w:asciiTheme="majorBidi" w:hAnsiTheme="majorBidi" w:cstheme="majorBidi"/>
          <w:sz w:val="24"/>
          <w:szCs w:val="24"/>
        </w:rPr>
        <w:lastRenderedPageBreak/>
        <w:t xml:space="preserve">Other proposals placed additional constraints on the program that we believe will limit participation and user autonomy. For example, </w:t>
      </w:r>
      <w:r w:rsidR="005C7742" w:rsidRPr="7574ED63">
        <w:rPr>
          <w:rFonts w:asciiTheme="majorBidi" w:hAnsiTheme="majorBidi" w:cstheme="majorBidi"/>
          <w:sz w:val="24"/>
          <w:szCs w:val="24"/>
        </w:rPr>
        <w:fldChar w:fldCharType="begin"/>
      </w:r>
      <w:r w:rsidR="005C7742" w:rsidRPr="7574ED63">
        <w:rPr>
          <w:rFonts w:asciiTheme="majorBidi" w:hAnsiTheme="majorBidi" w:cstheme="majorBidi"/>
          <w:sz w:val="24"/>
          <w:szCs w:val="24"/>
        </w:rPr>
        <w:instrText xml:space="preserve"> ADDIN EN.CITE &lt;EndNote&gt;&lt;Cite AuthorYear="1"&gt;&lt;Author&gt;Colby&lt;/Author&gt;&lt;Year&gt;2025&lt;/Year&gt;&lt;RecNum&gt;3109&lt;/RecNum&gt;&lt;DisplayText&gt;Colby et al. (2025)&lt;/DisplayText&gt;&lt;record&gt;&lt;rec-number&gt;3109&lt;/rec-number&gt;&lt;foreign-keys&gt;&lt;key app="EN" db-id="xxt5ta9pd995dwesap0pdzzp2weaz0w9werf" timestamp="1776466532"&gt;3109&lt;/key&gt;&lt;/foreign-keys&gt;&lt;ref-type name="Journal Article"&gt;17&lt;/ref-type&gt;&lt;contributors&gt;&lt;authors&gt;&lt;author&gt;Colby, Bonnie&lt;/author&gt;&lt;author&gt;Hansen, Kristiana&lt;/author&gt;&lt;author&gt;Sorensen, Kathryn&lt;/author&gt;&lt;/authors&gt;&lt;/contributors&gt;&lt;titles&gt;&lt;title&gt;Policy Nook — Policy Note: Tough Tradeoffs in the Colorado River Basin&lt;/title&gt;&lt;secondary-title&gt;Water Economics and Policy&lt;/secondary-title&gt;&lt;/titles&gt;&lt;periodical&gt;&lt;full-title&gt;Water Economics and Policy&lt;/full-title&gt;&lt;/periodical&gt;&lt;pages&gt;2471002&lt;/pages&gt;&lt;volume&gt;11&lt;/volume&gt;&lt;number&gt;04&lt;/number&gt;&lt;keywords&gt;&lt;keyword&gt;Colorado River Basin,water shortage,water conservation,water equity,tribal water&lt;/keyword&gt;&lt;/keywords&gt;&lt;dates&gt;&lt;year&gt;2025&lt;/year&gt;&lt;/dates&gt;&lt;urls&gt;&lt;related-urls&gt;&lt;url&gt;https://www.worldscientific.com/doi/abs/10.1142/S2382624X24710024&lt;/url&gt;&lt;/related-urls&gt;&lt;/urls&gt;&lt;electronic-resource-num&gt;10.1142/s2382624x24710024&lt;/electronic-resource-num&gt;&lt;/record&gt;&lt;/Cite&gt;&lt;/EndNote&gt;</w:instrText>
      </w:r>
      <w:r w:rsidR="005C7742" w:rsidRPr="7574ED63">
        <w:rPr>
          <w:rFonts w:asciiTheme="majorBidi" w:hAnsiTheme="majorBidi" w:cstheme="majorBidi"/>
          <w:sz w:val="24"/>
          <w:szCs w:val="24"/>
        </w:rPr>
        <w:fldChar w:fldCharType="separate"/>
      </w:r>
      <w:r w:rsidRPr="7574ED63">
        <w:rPr>
          <w:rFonts w:asciiTheme="majorBidi" w:hAnsiTheme="majorBidi" w:cstheme="majorBidi"/>
          <w:noProof/>
          <w:sz w:val="24"/>
          <w:szCs w:val="24"/>
        </w:rPr>
        <w:t>Colby et al. (2025)</w:t>
      </w:r>
      <w:r w:rsidR="005C7742" w:rsidRPr="7574ED63">
        <w:rPr>
          <w:rFonts w:asciiTheme="majorBidi" w:hAnsiTheme="majorBidi" w:cstheme="majorBidi"/>
          <w:sz w:val="24"/>
          <w:szCs w:val="24"/>
        </w:rPr>
        <w:fldChar w:fldCharType="end"/>
      </w:r>
      <w:r w:rsidRPr="7574ED63">
        <w:rPr>
          <w:rFonts w:asciiTheme="majorBidi" w:hAnsiTheme="majorBidi" w:cstheme="majorBidi"/>
          <w:sz w:val="24"/>
          <w:szCs w:val="24"/>
        </w:rPr>
        <w:t xml:space="preserve"> suggested that 50% of conserved water remain in Lake Mead as system water. Reclamation proposed to tie mandatory shortages to the anticipated Lake Mead level if there was no voluntary water conservation activity </w:t>
      </w:r>
      <w:r w:rsidR="005C7742" w:rsidRPr="7574ED63">
        <w:rPr>
          <w:rFonts w:asciiTheme="majorBidi" w:hAnsiTheme="majorBidi" w:cstheme="majorBidi"/>
          <w:sz w:val="24"/>
          <w:szCs w:val="24"/>
        </w:rPr>
        <w:fldChar w:fldCharType="begin"/>
      </w:r>
      <w:r w:rsidR="005C7742" w:rsidRPr="7574ED63">
        <w:rPr>
          <w:rFonts w:asciiTheme="majorBidi" w:hAnsiTheme="majorBidi" w:cstheme="majorBidi"/>
          <w:sz w:val="24"/>
          <w:szCs w:val="24"/>
        </w:rPr>
        <w:instrText xml:space="preserve"> ADDIN EN.CITE &lt;EndNote&gt;&lt;Cite&gt;&lt;Author&gt;USBR&lt;/Author&gt;&lt;Year&gt;2026&lt;/Year&gt;&lt;RecNum&gt;3107&lt;/RecNum&gt;&lt;DisplayText&gt;(USBR, 2026b)&lt;/DisplayText&gt;&lt;record&gt;&lt;rec-number&gt;3107&lt;/rec-number&gt;&lt;foreign-keys&gt;&lt;key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5C7742" w:rsidRPr="7574ED63">
        <w:rPr>
          <w:rFonts w:asciiTheme="majorBidi" w:hAnsiTheme="majorBidi" w:cstheme="majorBidi"/>
          <w:sz w:val="24"/>
          <w:szCs w:val="24"/>
        </w:rPr>
        <w:fldChar w:fldCharType="separate"/>
      </w:r>
      <w:r w:rsidRPr="7574ED63">
        <w:rPr>
          <w:rFonts w:asciiTheme="majorBidi" w:hAnsiTheme="majorBidi" w:cstheme="majorBidi"/>
          <w:noProof/>
          <w:sz w:val="24"/>
          <w:szCs w:val="24"/>
        </w:rPr>
        <w:t>(USBR, 2026b)</w:t>
      </w:r>
      <w:r w:rsidR="005C7742" w:rsidRPr="7574ED63">
        <w:rPr>
          <w:rFonts w:asciiTheme="majorBidi" w:hAnsiTheme="majorBidi" w:cstheme="majorBidi"/>
          <w:sz w:val="24"/>
          <w:szCs w:val="24"/>
        </w:rPr>
        <w:fldChar w:fldCharType="end"/>
      </w:r>
      <w:r w:rsidRPr="7574ED63">
        <w:rPr>
          <w:rFonts w:asciiTheme="majorBidi" w:hAnsiTheme="majorBidi" w:cstheme="majorBidi"/>
          <w:sz w:val="24"/>
          <w:szCs w:val="24"/>
        </w:rPr>
        <w:t xml:space="preserve">. They also proposed to exclude mandatory reductions from the calculation of voluntary credits. Larger shortages that trigger at higher reservoir levels will help Lake Mead. But there is also a downside. Shortages will vary year-to-year in response to volatile Colorado River flow and Lake Mead or system storage. Swings in shortages limit </w:t>
      </w:r>
      <w:del w:id="143" w:author="Anabelle Myers" w:date="2026-07-23T22:42:00Z" w16du:dateUtc="2026-07-23T22:42:03Z">
        <w:r w:rsidR="005C7742" w:rsidRPr="7574ED63" w:rsidDel="7574ED63">
          <w:rPr>
            <w:rFonts w:asciiTheme="majorBidi" w:hAnsiTheme="majorBidi" w:cstheme="majorBidi"/>
            <w:sz w:val="24"/>
            <w:szCs w:val="24"/>
          </w:rPr>
          <w:delText>user’s</w:delText>
        </w:r>
      </w:del>
      <w:ins w:id="144" w:author="Anabelle Myers" w:date="2026-07-23T22:42:00Z" w16du:dateUtc="2026-07-23T22:42:03Z">
        <w:r w:rsidRPr="7574ED63">
          <w:rPr>
            <w:rFonts w:asciiTheme="majorBidi" w:hAnsiTheme="majorBidi" w:cstheme="majorBidi"/>
            <w:sz w:val="24"/>
            <w:szCs w:val="24"/>
          </w:rPr>
          <w:t>users'</w:t>
        </w:r>
      </w:ins>
      <w:r w:rsidRPr="7574ED63">
        <w:rPr>
          <w:rFonts w:asciiTheme="majorBidi" w:hAnsiTheme="majorBidi" w:cstheme="majorBidi"/>
          <w:sz w:val="24"/>
          <w:szCs w:val="24"/>
        </w:rPr>
        <w:t xml:space="preserve"> autonomy and make it difficult for </w:t>
      </w:r>
      <w:del w:id="145" w:author="Erik Porse" w:date="2026-07-22T00:00:00Z" w16du:dateUtc="2026-07-22T00:00:14Z">
        <w:r w:rsidR="005C7742" w:rsidRPr="7574ED63" w:rsidDel="7574ED63">
          <w:rPr>
            <w:rFonts w:asciiTheme="majorBidi" w:hAnsiTheme="majorBidi" w:cstheme="majorBidi"/>
            <w:sz w:val="24"/>
            <w:szCs w:val="24"/>
          </w:rPr>
          <w:delText xml:space="preserve">user’s </w:delText>
        </w:r>
      </w:del>
      <w:ins w:id="146" w:author="Erik Porse" w:date="2026-07-22T00:00:00Z" w16du:dateUtc="2026-07-22T00:00:20Z">
        <w:r w:rsidRPr="7574ED63">
          <w:rPr>
            <w:rFonts w:asciiTheme="majorBidi" w:hAnsiTheme="majorBidi" w:cstheme="majorBidi"/>
            <w:sz w:val="24"/>
            <w:szCs w:val="24"/>
          </w:rPr>
          <w:t xml:space="preserve">users </w:t>
        </w:r>
      </w:ins>
      <w:r w:rsidRPr="7574ED63">
        <w:rPr>
          <w:rFonts w:asciiTheme="majorBidi" w:hAnsiTheme="majorBidi" w:cstheme="majorBidi"/>
          <w:sz w:val="24"/>
          <w:szCs w:val="24"/>
        </w:rPr>
        <w:t xml:space="preserve">to plan future water use. </w:t>
      </w:r>
    </w:p>
    <w:p w14:paraId="719CD53F" w14:textId="6D1F9731" w:rsidR="006B3F4C" w:rsidRDefault="001D288E" w:rsidP="008204B8">
      <w:pPr>
        <w:rPr>
          <w:rFonts w:asciiTheme="majorBidi" w:hAnsiTheme="majorBidi" w:cstheme="majorBidi"/>
          <w:sz w:val="24"/>
          <w:szCs w:val="24"/>
        </w:rPr>
      </w:pPr>
      <w:r>
        <w:rPr>
          <w:rFonts w:asciiTheme="majorBidi" w:hAnsiTheme="majorBidi" w:cstheme="majorBidi"/>
          <w:sz w:val="24"/>
          <w:szCs w:val="24"/>
        </w:rPr>
        <w:t xml:space="preserve">All of the proposals fail to address two challenges of the existing </w:t>
      </w:r>
      <w:r w:rsidR="004C2A41">
        <w:rPr>
          <w:rFonts w:asciiTheme="majorBidi" w:hAnsiTheme="majorBidi" w:cstheme="majorBidi"/>
          <w:sz w:val="24"/>
          <w:szCs w:val="24"/>
        </w:rPr>
        <w:t>Lake Mead water conservation program.</w:t>
      </w:r>
      <w:r>
        <w:rPr>
          <w:rFonts w:asciiTheme="majorBidi" w:hAnsiTheme="majorBidi" w:cstheme="majorBidi"/>
          <w:sz w:val="24"/>
          <w:szCs w:val="24"/>
        </w:rPr>
        <w:t xml:space="preserve"> First</w:t>
      </w:r>
      <w:r w:rsidR="00463B7F">
        <w:rPr>
          <w:rFonts w:asciiTheme="majorBidi" w:hAnsiTheme="majorBidi" w:cstheme="majorBidi"/>
          <w:sz w:val="24"/>
          <w:szCs w:val="24"/>
        </w:rPr>
        <w:t>,</w:t>
      </w:r>
      <w:r>
        <w:rPr>
          <w:rFonts w:asciiTheme="majorBidi" w:hAnsiTheme="majorBidi" w:cstheme="majorBidi"/>
          <w:sz w:val="24"/>
          <w:szCs w:val="24"/>
        </w:rPr>
        <w:t xml:space="preserve"> as Lake Mead draws down, it becomes more difficult for users to </w:t>
      </w:r>
      <w:r w:rsidR="00463B7F">
        <w:rPr>
          <w:rFonts w:asciiTheme="majorBidi" w:hAnsiTheme="majorBidi" w:cstheme="majorBidi"/>
          <w:sz w:val="24"/>
          <w:szCs w:val="24"/>
        </w:rPr>
        <w:t xml:space="preserve">withdraw </w:t>
      </w:r>
      <w:r>
        <w:rPr>
          <w:rFonts w:asciiTheme="majorBidi" w:hAnsiTheme="majorBidi" w:cstheme="majorBidi"/>
          <w:sz w:val="24"/>
          <w:szCs w:val="24"/>
        </w:rPr>
        <w:t xml:space="preserve">their conserved water. Second, credits are awarded as reductions from legal entitlements rather than reductions from the physically available reservoir inflow. This later challenge means Lake Mead can continue to drawdown even as users voluntarily conserve some water. </w:t>
      </w:r>
      <w:r w:rsidR="00FA4199">
        <w:rPr>
          <w:rFonts w:asciiTheme="majorBidi" w:hAnsiTheme="majorBidi" w:cstheme="majorBidi"/>
          <w:sz w:val="24"/>
          <w:szCs w:val="24"/>
        </w:rPr>
        <w:t xml:space="preserve">Each </w:t>
      </w:r>
      <w:r>
        <w:rPr>
          <w:rFonts w:asciiTheme="majorBidi" w:hAnsiTheme="majorBidi" w:cstheme="majorBidi"/>
          <w:sz w:val="24"/>
          <w:szCs w:val="24"/>
        </w:rPr>
        <w:t>challenge</w:t>
      </w:r>
      <w:r w:rsidR="00FA4199">
        <w:rPr>
          <w:rFonts w:asciiTheme="majorBidi" w:hAnsiTheme="majorBidi" w:cstheme="majorBidi"/>
          <w:sz w:val="24"/>
          <w:szCs w:val="24"/>
        </w:rPr>
        <w:t xml:space="preserve"> is</w:t>
      </w:r>
      <w:r>
        <w:rPr>
          <w:rFonts w:asciiTheme="majorBidi" w:hAnsiTheme="majorBidi" w:cstheme="majorBidi"/>
          <w:sz w:val="24"/>
          <w:szCs w:val="24"/>
        </w:rPr>
        <w:t xml:space="preserve"> exacerbated as reservoir inflow declines, a situation that will occur more frequently as the basin becomes more arid</w:t>
      </w:r>
      <w:r w:rsidR="00463B7F">
        <w:rPr>
          <w:rFonts w:asciiTheme="majorBidi" w:hAnsiTheme="majorBidi" w:cstheme="majorBidi"/>
          <w:sz w:val="24"/>
          <w:szCs w:val="24"/>
        </w:rPr>
        <w:t xml:space="preserve"> </w:t>
      </w:r>
      <w:r w:rsidR="00600E23">
        <w:rPr>
          <w:rFonts w:asciiTheme="majorBidi" w:hAnsiTheme="majorBidi" w:cstheme="majorBidi"/>
          <w:sz w:val="24"/>
          <w:szCs w:val="24"/>
        </w:rPr>
        <w:fldChar w:fldCharType="begin">
          <w:fldData xml:space="preserve">PEVuZE5vdGU+PENpdGU+PEF1dGhvcj5TYWxlaGFiYWRpPC9BdXRob3I+PFllYXI+MjAyNDwvWWVh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</w:fldData>
        </w:fldChar>
      </w:r>
      <w:r w:rsidR="00600E23">
        <w:rPr>
          <w:rFonts w:asciiTheme="majorBidi" w:hAnsiTheme="majorBidi" w:cstheme="majorBidi"/>
          <w:sz w:val="24"/>
          <w:szCs w:val="24"/>
        </w:rPr>
        <w:instrText xml:space="preserve"> ADDIN EN.CITE </w:instrText>
      </w:r>
      <w:r w:rsidR="00600E23">
        <w:rPr>
          <w:rFonts w:asciiTheme="majorBidi" w:hAnsiTheme="majorBidi" w:cstheme="majorBidi"/>
          <w:sz w:val="24"/>
          <w:szCs w:val="24"/>
        </w:rPr>
        <w:fldChar w:fldCharType="begin">
          <w:fldData xml:space="preserve">PEVuZE5vdGU+PENpdGU+PEF1dGhvcj5TYWxlaGFiYWRpPC9BdXRob3I+PFllYXI+MjAyNDwvWWVh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</w:fldData>
        </w:fldChar>
      </w:r>
      <w:r w:rsidR="00600E23">
        <w:rPr>
          <w:rFonts w:asciiTheme="majorBidi" w:hAnsiTheme="majorBidi" w:cstheme="majorBidi"/>
          <w:sz w:val="24"/>
          <w:szCs w:val="24"/>
        </w:rPr>
        <w:instrText xml:space="preserve"> ADDIN EN.CITE.DATA </w:instrText>
      </w:r>
      <w:r w:rsidR="00600E23">
        <w:rPr>
          <w:rFonts w:asciiTheme="majorBidi" w:hAnsiTheme="majorBidi" w:cstheme="majorBidi"/>
          <w:sz w:val="24"/>
          <w:szCs w:val="24"/>
        </w:rPr>
      </w:r>
      <w:r w:rsidR="00600E23">
        <w:rPr>
          <w:rFonts w:asciiTheme="majorBidi" w:hAnsiTheme="majorBidi" w:cstheme="majorBidi"/>
          <w:sz w:val="24"/>
          <w:szCs w:val="24"/>
        </w:rPr>
        <w:fldChar w:fldCharType="end"/>
      </w:r>
      <w:r w:rsidR="00600E23">
        <w:rPr>
          <w:rFonts w:asciiTheme="majorBidi" w:hAnsiTheme="majorBidi" w:cstheme="majorBidi"/>
          <w:sz w:val="24"/>
          <w:szCs w:val="24"/>
        </w:rPr>
      </w:r>
      <w:r w:rsidR="00600E23">
        <w:rPr>
          <w:rFonts w:asciiTheme="majorBidi" w:hAnsiTheme="majorBidi" w:cstheme="majorBidi"/>
          <w:sz w:val="24"/>
          <w:szCs w:val="24"/>
        </w:rPr>
        <w:fldChar w:fldCharType="separate"/>
      </w:r>
      <w:r w:rsidR="00600E23">
        <w:rPr>
          <w:rFonts w:asciiTheme="majorBidi" w:hAnsiTheme="majorBidi" w:cstheme="majorBidi"/>
          <w:noProof/>
          <w:sz w:val="24"/>
          <w:szCs w:val="24"/>
        </w:rPr>
        <w:t>(Salehabadi et al., 2024; Udall and Overpeck, 2017)</w:t>
      </w:r>
      <w:r w:rsidR="00600E23">
        <w:rPr>
          <w:rFonts w:asciiTheme="majorBidi" w:hAnsiTheme="majorBidi" w:cstheme="majorBidi"/>
          <w:sz w:val="24"/>
          <w:szCs w:val="24"/>
        </w:rPr>
        <w:fldChar w:fldCharType="end"/>
      </w:r>
      <w:r w:rsidR="00463B7F">
        <w:rPr>
          <w:rFonts w:asciiTheme="majorBidi" w:hAnsiTheme="majorBidi" w:cstheme="majorBidi"/>
          <w:sz w:val="24"/>
          <w:szCs w:val="24"/>
        </w:rPr>
        <w:t xml:space="preserve"> </w:t>
      </w:r>
      <w:r>
        <w:rPr>
          <w:rFonts w:asciiTheme="majorBidi" w:hAnsiTheme="majorBidi" w:cstheme="majorBidi"/>
          <w:sz w:val="24"/>
          <w:szCs w:val="24"/>
        </w:rPr>
        <w:t xml:space="preserve">. </w:t>
      </w:r>
    </w:p>
    <w:p w14:paraId="422CD07E" w14:textId="64EEA623" w:rsidR="009F36F4" w:rsidRPr="00FA4199" w:rsidRDefault="05E8F8F0" w:rsidP="509BACF2">
      <w:pPr>
        <w:rPr>
          <w:rFonts w:asciiTheme="majorBidi" w:hAnsiTheme="majorBidi" w:cstheme="majorBidi"/>
          <w:sz w:val="24"/>
          <w:szCs w:val="24"/>
        </w:rPr>
      </w:pPr>
      <w:r w:rsidRPr="05E8F8F0">
        <w:rPr>
          <w:rFonts w:asciiTheme="majorBidi" w:hAnsiTheme="majorBidi" w:cstheme="majorBidi"/>
          <w:sz w:val="24"/>
          <w:szCs w:val="24"/>
        </w:rPr>
        <w:t>Both of our proposals address the challenge of sustainability</w:t>
      </w:r>
      <w:del w:id="147" w:author="Erik Porse" w:date="2026-07-22T00:00:00Z" w16du:dateUtc="2026-07-22T00:00:39Z">
        <w:r w:rsidR="00671C57" w:rsidRPr="05E8F8F0" w:rsidDel="05E8F8F0">
          <w:rPr>
            <w:rFonts w:asciiTheme="majorBidi" w:hAnsiTheme="majorBidi" w:cstheme="majorBidi"/>
            <w:sz w:val="24"/>
            <w:szCs w:val="24"/>
          </w:rPr>
          <w:delText xml:space="preserve"> head on</w:delText>
        </w:r>
      </w:del>
      <w:r w:rsidRPr="05E8F8F0">
        <w:rPr>
          <w:rFonts w:asciiTheme="majorBidi" w:hAnsiTheme="majorBidi" w:cstheme="majorBidi"/>
          <w:sz w:val="24"/>
          <w:szCs w:val="24"/>
        </w:rPr>
        <w:t xml:space="preserve">. Our first proposal constrains total water consumption and credits to be less than the annual reservoir inflow. Our second proposal apportions reservoir inflow among Reclamation and the users and allows users to consume, conserve, and trade within their water account balance. There are several other benefits of our proposals, </w:t>
      </w:r>
      <w:del w:id="148" w:author="Anabelle Myers" w:date="2026-07-23T23:42:00Z" w16du:dateUtc="2026-07-23T23:42:34Z">
        <w:r w:rsidR="00671C57" w:rsidRPr="05E8F8F0" w:rsidDel="05E8F8F0">
          <w:rPr>
            <w:rFonts w:asciiTheme="majorBidi" w:hAnsiTheme="majorBidi" w:cstheme="majorBidi"/>
            <w:sz w:val="24"/>
            <w:szCs w:val="24"/>
          </w:rPr>
          <w:delText xml:space="preserve">all of </w:delText>
        </w:r>
      </w:del>
      <w:r w:rsidRPr="05E8F8F0">
        <w:rPr>
          <w:rFonts w:asciiTheme="majorBidi" w:hAnsiTheme="majorBidi" w:cstheme="majorBidi"/>
          <w:sz w:val="24"/>
          <w:szCs w:val="24"/>
        </w:rPr>
        <w:t>which increase user autonomy and adaptability.</w:t>
      </w:r>
    </w:p>
    <w:p w14:paraId="6F570582" w14:textId="7EAC2C22" w:rsidR="009F36F4" w:rsidRPr="009F36F4" w:rsidRDefault="00CB26C2" w:rsidP="009F36F4">
      <w:pPr>
        <w:pStyle w:val="ListParagraph"/>
        <w:numPr>
          <w:ilvl w:val="0"/>
          <w:numId w:val="30"/>
        </w:numPr>
      </w:pPr>
      <w:r w:rsidRPr="009F36F4">
        <w:rPr>
          <w:rFonts w:asciiTheme="majorBidi" w:hAnsiTheme="majorBidi" w:cstheme="majorBidi"/>
          <w:b/>
          <w:bCs/>
          <w:sz w:val="24"/>
          <w:szCs w:val="24"/>
        </w:rPr>
        <w:t>Current water conservation account balances can be rolled over</w:t>
      </w:r>
      <w:r w:rsidRPr="009F36F4">
        <w:rPr>
          <w:rFonts w:asciiTheme="majorBidi" w:hAnsiTheme="majorBidi" w:cstheme="majorBidi"/>
          <w:sz w:val="24"/>
          <w:szCs w:val="24"/>
        </w:rPr>
        <w:t xml:space="preserve"> to be the Year 0 water account balance</w:t>
      </w:r>
      <w:r w:rsidR="004C2A41">
        <w:rPr>
          <w:rFonts w:asciiTheme="majorBidi" w:hAnsiTheme="majorBidi" w:cstheme="majorBidi"/>
          <w:sz w:val="24"/>
          <w:szCs w:val="24"/>
        </w:rPr>
        <w:t xml:space="preserve">, allowing users to access their prior conserved water. Roll-over also means the </w:t>
      </w:r>
      <w:r w:rsidR="00E52FCC" w:rsidRPr="009F36F4">
        <w:rPr>
          <w:rFonts w:asciiTheme="majorBidi" w:hAnsiTheme="majorBidi" w:cstheme="majorBidi"/>
          <w:sz w:val="24"/>
          <w:szCs w:val="24"/>
        </w:rPr>
        <w:t>existing</w:t>
      </w:r>
      <w:r w:rsidR="004C2A41">
        <w:rPr>
          <w:rFonts w:asciiTheme="majorBidi" w:hAnsiTheme="majorBidi" w:cstheme="majorBidi"/>
          <w:sz w:val="24"/>
          <w:szCs w:val="24"/>
        </w:rPr>
        <w:t xml:space="preserve"> voluntary</w:t>
      </w:r>
      <w:r w:rsidR="00E52FCC" w:rsidRPr="009F36F4">
        <w:rPr>
          <w:rFonts w:asciiTheme="majorBidi" w:hAnsiTheme="majorBidi" w:cstheme="majorBidi"/>
          <w:sz w:val="24"/>
          <w:szCs w:val="24"/>
        </w:rPr>
        <w:t xml:space="preserve"> Lake Mead water conservation program can be sunset.</w:t>
      </w:r>
    </w:p>
    <w:p w14:paraId="2F18C948" w14:textId="01D27D89" w:rsidR="00E52FCC" w:rsidRPr="009F36F4" w:rsidRDefault="218EC663" w:rsidP="0054E8BB">
      <w:pPr>
        <w:pStyle w:val="NoSpacing"/>
        <w:numPr>
          <w:ilvl w:val="0"/>
          <w:numId w:val="30"/>
        </w:numPr>
        <w:rPr>
          <w:rFonts w:asciiTheme="minorHAnsi" w:hAnsiTheme="minorHAnsi" w:cstheme="minorBidi"/>
          <w:sz w:val="22"/>
          <w:szCs w:val="22"/>
        </w:rPr>
      </w:pPr>
      <w:r w:rsidRPr="218EC663">
        <w:rPr>
          <w:b/>
          <w:bCs/>
        </w:rPr>
        <w:t xml:space="preserve">Water accounting allows Reclamation and </w:t>
      </w:r>
      <w:commentRangeStart w:id="149"/>
      <w:r w:rsidRPr="218EC663">
        <w:rPr>
          <w:b/>
          <w:bCs/>
        </w:rPr>
        <w:t>water users to more autonomously manage their differing interests and risks</w:t>
      </w:r>
      <w:commentRangeEnd w:id="149"/>
      <w:r w:rsidR="00E52FCC" w:rsidRPr="218EC663">
        <w:rPr>
          <w:rStyle w:val="CommentReference"/>
          <w:b/>
          <w:bCs/>
          <w:sz w:val="24"/>
          <w:szCs w:val="24"/>
        </w:rPr>
        <w:commentReference w:id="149"/>
      </w:r>
      <w:r w:rsidRPr="218EC663">
        <w:rPr>
          <w:b/>
          <w:bCs/>
        </w:rPr>
        <w:t>.</w:t>
      </w:r>
      <w:r>
        <w:t xml:space="preserve"> For </w:t>
      </w:r>
      <w:commentRangeStart w:id="150"/>
      <w:r>
        <w:t>Reclamation</w:t>
      </w:r>
      <w:commentRangeEnd w:id="150"/>
      <w:r w:rsidR="00E52FCC">
        <w:rPr>
          <w:rStyle w:val="CommentReference"/>
          <w:sz w:val="24"/>
          <w:szCs w:val="24"/>
        </w:rPr>
        <w:commentReference w:id="150"/>
      </w:r>
      <w:r>
        <w:t>, this is where to set the reservoir protection elevation. Reclamation does not need to consult with the other users. The other water users can more independently adapt their decisions to consume water, conserve water for future use, and trade in response to their account balances, others choices, the discussion of choices, and their perceptions—or fears—of future low flow. There can also be discussion of the (a) volumes, and (b) prices for Reclamation and users to purchase water from each other—purchase volumes and prices that may change from year to year as water becomes more scarce or available.</w:t>
      </w:r>
    </w:p>
    <w:p w14:paraId="2E30E6D9" w14:textId="07FEE0E1" w:rsidR="00E52FCC" w:rsidRPr="00E52FCC" w:rsidRDefault="00CB26C2" w:rsidP="00E52FCC">
      <w:pPr>
        <w:pStyle w:val="NoSpacing"/>
        <w:numPr>
          <w:ilvl w:val="0"/>
          <w:numId w:val="30"/>
        </w:numPr>
        <w:rPr>
          <w:rFonts w:asciiTheme="minorHAnsi" w:hAnsiTheme="minorHAnsi" w:cstheme="minorBidi"/>
          <w:sz w:val="22"/>
          <w:szCs w:val="22"/>
        </w:rPr>
      </w:pPr>
      <w:r w:rsidRPr="00D8273E">
        <w:rPr>
          <w:b/>
          <w:bCs/>
        </w:rPr>
        <w:t xml:space="preserve">Sunset </w:t>
      </w:r>
      <w:r w:rsidR="00E52FCC" w:rsidRPr="00D8273E">
        <w:rPr>
          <w:b/>
          <w:bCs/>
        </w:rPr>
        <w:t xml:space="preserve">the </w:t>
      </w:r>
      <w:r w:rsidRPr="00D8273E">
        <w:rPr>
          <w:b/>
          <w:bCs/>
        </w:rPr>
        <w:t>existing mandatory water shortage program</w:t>
      </w:r>
      <w:r w:rsidR="00587134">
        <w:rPr>
          <w:b/>
          <w:bCs/>
        </w:rPr>
        <w:t xml:space="preserve">. </w:t>
      </w:r>
      <w:r w:rsidR="00587134">
        <w:t xml:space="preserve">A Reclamation protection account prevents Lake Mead drawdown to </w:t>
      </w:r>
      <w:r w:rsidR="00602BF1">
        <w:t>catastrophic</w:t>
      </w:r>
      <w:r w:rsidR="00587134">
        <w:t xml:space="preserve"> levels</w:t>
      </w:r>
      <w:r>
        <w:t>.</w:t>
      </w:r>
    </w:p>
    <w:p w14:paraId="7CB97DAC" w14:textId="57FE50E4" w:rsidR="00D8273E" w:rsidRDefault="00CB26C2" w:rsidP="00D8273E">
      <w:pPr>
        <w:pStyle w:val="NoSpacing"/>
        <w:numPr>
          <w:ilvl w:val="0"/>
          <w:numId w:val="30"/>
        </w:numPr>
        <w:rPr>
          <w:rFonts w:asciiTheme="minorHAnsi" w:hAnsiTheme="minorHAnsi" w:cstheme="minorBidi"/>
          <w:sz w:val="22"/>
          <w:szCs w:val="22"/>
        </w:rPr>
      </w:pPr>
      <w:r>
        <w:t xml:space="preserve">Water accounting more transparently and flexibly allows use within the </w:t>
      </w:r>
      <w:r w:rsidR="00E52FCC">
        <w:t xml:space="preserve">physically </w:t>
      </w:r>
      <w:r>
        <w:t>available water.</w:t>
      </w:r>
      <w:r w:rsidR="0004476C">
        <w:t xml:space="preserve"> Thus, there is </w:t>
      </w:r>
      <w:r w:rsidR="0004476C">
        <w:rPr>
          <w:b/>
          <w:bCs/>
        </w:rPr>
        <w:t>no</w:t>
      </w:r>
      <w:r w:rsidR="0004476C" w:rsidRPr="00D8273E">
        <w:rPr>
          <w:b/>
          <w:bCs/>
        </w:rPr>
        <w:t xml:space="preserve"> need for shortage operations contingent on the anticipated reservoir level had users not conserved water</w:t>
      </w:r>
      <w:r w:rsidR="0004476C">
        <w:t xml:space="preserve"> (operational neutrality).</w:t>
      </w:r>
    </w:p>
    <w:p w14:paraId="7714F761" w14:textId="39F9F3D2" w:rsidR="00D8273E" w:rsidRPr="00D8273E" w:rsidRDefault="00D8273E" w:rsidP="00D8273E">
      <w:pPr>
        <w:pStyle w:val="NoSpacing"/>
        <w:numPr>
          <w:ilvl w:val="0"/>
          <w:numId w:val="30"/>
        </w:numPr>
        <w:rPr>
          <w:rFonts w:asciiTheme="minorHAnsi" w:hAnsiTheme="minorHAnsi" w:cstheme="minorBidi"/>
          <w:sz w:val="22"/>
          <w:szCs w:val="22"/>
        </w:rPr>
      </w:pPr>
      <w:r w:rsidRPr="00D8273E">
        <w:rPr>
          <w:b/>
          <w:bCs/>
        </w:rPr>
        <w:lastRenderedPageBreak/>
        <w:t>Prioritize reservoir evaporation as the highest consumptive use</w:t>
      </w:r>
      <w:r>
        <w:t xml:space="preserve"> by a</w:t>
      </w:r>
      <w:r w:rsidRPr="00D8273E">
        <w:t xml:space="preserve">llocating a first share of </w:t>
      </w:r>
      <w:r>
        <w:t>Lake Mead</w:t>
      </w:r>
      <w:r w:rsidRPr="00D8273E">
        <w:t xml:space="preserve"> inflow to the </w:t>
      </w:r>
      <w:r w:rsidR="00587134">
        <w:t>Reclamation</w:t>
      </w:r>
      <w:r w:rsidRPr="00D8273E">
        <w:t xml:space="preserve"> protection account to offset reservoir evaporation.</w:t>
      </w:r>
      <w:r>
        <w:t xml:space="preserve"> This prioritization corrects a shortfall of existing Colorado River operations that ignore reservoir evaporation.</w:t>
      </w:r>
    </w:p>
    <w:p w14:paraId="27C6ACEE" w14:textId="7FA8985F" w:rsidR="00D8273E" w:rsidRPr="00D8273E" w:rsidRDefault="00D8273E" w:rsidP="00D8273E">
      <w:pPr>
        <w:pStyle w:val="NoSpacing"/>
        <w:numPr>
          <w:ilvl w:val="0"/>
          <w:numId w:val="30"/>
        </w:numPr>
        <w:rPr>
          <w:rFonts w:asciiTheme="minorHAnsi" w:hAnsiTheme="minorHAnsi" w:cstheme="minorBidi"/>
          <w:sz w:val="22"/>
          <w:szCs w:val="22"/>
        </w:rPr>
      </w:pPr>
      <w:r w:rsidRPr="00D8273E">
        <w:rPr>
          <w:b/>
          <w:bCs/>
        </w:rPr>
        <w:t xml:space="preserve">Water accounting can be </w:t>
      </w:r>
      <w:r>
        <w:rPr>
          <w:b/>
          <w:bCs/>
        </w:rPr>
        <w:t>coordinated</w:t>
      </w:r>
      <w:r w:rsidRPr="00D8273E">
        <w:rPr>
          <w:b/>
          <w:bCs/>
        </w:rPr>
        <w:t xml:space="preserve"> with other proposals for Lake Powell releases.</w:t>
      </w:r>
      <w:r w:rsidRPr="00D8273E">
        <w:t xml:space="preserve"> </w:t>
      </w:r>
      <w:r>
        <w:t xml:space="preserve">A Lake Powell release </w:t>
      </w:r>
      <w:r w:rsidRPr="00D8273E">
        <w:t>plus gains</w:t>
      </w:r>
      <w:r>
        <w:t xml:space="preserve"> </w:t>
      </w:r>
      <w:r w:rsidRPr="00D8273E">
        <w:t>through Grand Canyon become the inflow to Lake Mead. Reclamation can then take the</w:t>
      </w:r>
      <w:r>
        <w:t xml:space="preserve"> </w:t>
      </w:r>
      <w:r w:rsidRPr="00D8273E">
        <w:t>first share of inflow equal to Lake Mead evaporation to sustain the Lake Mead protection</w:t>
      </w:r>
      <w:r>
        <w:t xml:space="preserve"> </w:t>
      </w:r>
      <w:r w:rsidRPr="00D8273E">
        <w:t>account balance.</w:t>
      </w:r>
    </w:p>
    <w:p w14:paraId="38A9D9CC" w14:textId="3F7DEB87" w:rsidR="00D8273E" w:rsidRDefault="00D8273E" w:rsidP="0092122A">
      <w:pPr>
        <w:rPr>
          <w:rFonts w:asciiTheme="majorBidi" w:hAnsiTheme="majorBidi" w:cstheme="majorBidi"/>
          <w:sz w:val="24"/>
          <w:szCs w:val="24"/>
        </w:rPr>
      </w:pPr>
      <w:r>
        <w:rPr>
          <w:rFonts w:asciiTheme="majorBidi" w:hAnsiTheme="majorBidi" w:cstheme="majorBidi"/>
          <w:sz w:val="24"/>
          <w:szCs w:val="24"/>
        </w:rPr>
        <w:t>There are a</w:t>
      </w:r>
      <w:r w:rsidR="00671C57">
        <w:rPr>
          <w:rFonts w:asciiTheme="majorBidi" w:hAnsiTheme="majorBidi" w:cstheme="majorBidi"/>
          <w:sz w:val="24"/>
          <w:szCs w:val="24"/>
        </w:rPr>
        <w:t>lso</w:t>
      </w:r>
      <w:r w:rsidR="00FF39E7">
        <w:rPr>
          <w:rFonts w:asciiTheme="majorBidi" w:hAnsiTheme="majorBidi" w:cstheme="majorBidi"/>
          <w:sz w:val="24"/>
          <w:szCs w:val="24"/>
        </w:rPr>
        <w:t xml:space="preserve"> l</w:t>
      </w:r>
      <w:r w:rsidR="00671C57">
        <w:rPr>
          <w:rFonts w:asciiTheme="majorBidi" w:hAnsiTheme="majorBidi" w:cstheme="majorBidi"/>
          <w:sz w:val="24"/>
          <w:szCs w:val="24"/>
        </w:rPr>
        <w:t xml:space="preserve">imitations </w:t>
      </w:r>
      <w:r w:rsidR="00465FAF">
        <w:rPr>
          <w:rFonts w:asciiTheme="majorBidi" w:hAnsiTheme="majorBidi" w:cstheme="majorBidi"/>
          <w:sz w:val="24"/>
          <w:szCs w:val="24"/>
        </w:rPr>
        <w:t>of our proposals</w:t>
      </w:r>
      <w:r>
        <w:rPr>
          <w:rFonts w:asciiTheme="majorBidi" w:hAnsiTheme="majorBidi" w:cstheme="majorBidi"/>
          <w:sz w:val="24"/>
          <w:szCs w:val="24"/>
        </w:rPr>
        <w:t>.</w:t>
      </w:r>
    </w:p>
    <w:p w14:paraId="03447784" w14:textId="4D979878" w:rsidR="00FF39E7" w:rsidRDefault="00FF39E7" w:rsidP="00FF39E7">
      <w:pPr>
        <w:pStyle w:val="ListParagraph"/>
        <w:numPr>
          <w:ilvl w:val="0"/>
          <w:numId w:val="31"/>
        </w:numPr>
      </w:pPr>
      <w:r>
        <w:rPr>
          <w:rFonts w:asciiTheme="majorBidi" w:hAnsiTheme="majorBidi" w:cstheme="majorBidi"/>
          <w:b/>
          <w:bCs/>
          <w:sz w:val="24"/>
          <w:szCs w:val="24"/>
        </w:rPr>
        <w:t>Apportionment</w:t>
      </w:r>
      <w:r w:rsidRPr="007A58F9">
        <w:rPr>
          <w:rFonts w:asciiTheme="majorBidi" w:hAnsiTheme="majorBidi" w:cstheme="majorBidi"/>
          <w:b/>
          <w:bCs/>
          <w:sz w:val="24"/>
          <w:szCs w:val="24"/>
        </w:rPr>
        <w:t xml:space="preserve"> of Lake Mead inflow</w:t>
      </w:r>
      <w:r w:rsidRPr="007A58F9">
        <w:rPr>
          <w:rFonts w:asciiTheme="majorBidi" w:hAnsiTheme="majorBidi" w:cstheme="majorBidi"/>
          <w:sz w:val="24"/>
          <w:szCs w:val="24"/>
        </w:rPr>
        <w:t xml:space="preserve">. Apportionment </w:t>
      </w:r>
      <w:r>
        <w:rPr>
          <w:rFonts w:asciiTheme="majorBidi" w:hAnsiTheme="majorBidi" w:cstheme="majorBidi"/>
          <w:sz w:val="24"/>
          <w:szCs w:val="24"/>
        </w:rPr>
        <w:t xml:space="preserve">of inflow among users </w:t>
      </w:r>
      <w:r w:rsidRPr="007A58F9">
        <w:rPr>
          <w:rFonts w:asciiTheme="majorBidi" w:hAnsiTheme="majorBidi" w:cstheme="majorBidi"/>
          <w:sz w:val="24"/>
          <w:szCs w:val="24"/>
        </w:rPr>
        <w:t xml:space="preserve">can be done by priority, pro rata, a combination, percentage splits of shortages in the Lower Basin Alternative </w:t>
      </w:r>
      <w:r w:rsidRPr="007A58F9">
        <w:rPr>
          <w:rFonts w:asciiTheme="majorBidi" w:hAnsiTheme="majorBidi" w:cstheme="majorBidi"/>
          <w:sz w:val="24"/>
          <w:szCs w:val="24"/>
        </w:rPr>
        <w:fldChar w:fldCharType="begin"/>
      </w:r>
      <w:r w:rsidRPr="007A58F9">
        <w:rPr>
          <w:rFonts w:asciiTheme="majorBidi" w:hAnsiTheme="majorBidi" w:cstheme="majorBidi"/>
          <w:sz w:val="24"/>
          <w:szCs w:val="24"/>
        </w:rPr>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Pr="007A58F9">
        <w:rPr>
          <w:rFonts w:asciiTheme="majorBidi" w:hAnsiTheme="majorBidi" w:cstheme="majorBidi"/>
          <w:sz w:val="24"/>
          <w:szCs w:val="24"/>
        </w:rPr>
        <w:fldChar w:fldCharType="separate"/>
      </w:r>
      <w:r w:rsidRPr="007A58F9">
        <w:rPr>
          <w:rFonts w:asciiTheme="majorBidi" w:hAnsiTheme="majorBidi" w:cstheme="majorBidi"/>
          <w:noProof/>
          <w:sz w:val="24"/>
          <w:szCs w:val="24"/>
        </w:rPr>
        <w:t>(Buschatzke et al., 2024)</w:t>
      </w:r>
      <w:r w:rsidRPr="007A58F9">
        <w:rPr>
          <w:rFonts w:asciiTheme="majorBidi" w:hAnsiTheme="majorBidi" w:cstheme="majorBidi"/>
          <w:sz w:val="24"/>
          <w:szCs w:val="24"/>
        </w:rPr>
        <w:fldChar w:fldCharType="end"/>
      </w:r>
      <w:r w:rsidRPr="007A58F9">
        <w:rPr>
          <w:rFonts w:asciiTheme="majorBidi" w:hAnsiTheme="majorBidi" w:cstheme="majorBidi"/>
          <w:sz w:val="24"/>
          <w:szCs w:val="24"/>
        </w:rPr>
        <w:t>, or another method. In the 4</w:t>
      </w:r>
      <w:r w:rsidRPr="007A58F9">
        <w:rPr>
          <w:rFonts w:asciiTheme="majorBidi" w:hAnsiTheme="majorBidi" w:cstheme="majorBidi"/>
          <w:sz w:val="24"/>
          <w:szCs w:val="24"/>
          <w:vertAlign w:val="superscript"/>
        </w:rPr>
        <w:t>th</w:t>
      </w:r>
      <w:r w:rsidRPr="007A58F9">
        <w:rPr>
          <w:rFonts w:asciiTheme="majorBidi" w:hAnsiTheme="majorBidi" w:cstheme="majorBidi"/>
          <w:sz w:val="24"/>
          <w:szCs w:val="24"/>
        </w:rPr>
        <w:t xml:space="preserve"> method, a user’s share of the reservoir inflow is their historical allocation minus the agreed-on shortage volume (Appendix A). </w:t>
      </w:r>
      <w:r>
        <w:rPr>
          <w:rFonts w:asciiTheme="majorBidi" w:hAnsiTheme="majorBidi" w:cstheme="majorBidi"/>
          <w:sz w:val="24"/>
          <w:szCs w:val="24"/>
        </w:rPr>
        <w:t>D</w:t>
      </w:r>
      <w:r w:rsidRPr="007A58F9">
        <w:rPr>
          <w:rFonts w:asciiTheme="majorBidi" w:hAnsiTheme="majorBidi" w:cstheme="majorBidi"/>
          <w:sz w:val="24"/>
          <w:szCs w:val="24"/>
        </w:rPr>
        <w:t>ifficult decisions</w:t>
      </w:r>
      <w:r>
        <w:rPr>
          <w:rFonts w:asciiTheme="majorBidi" w:hAnsiTheme="majorBidi" w:cstheme="majorBidi"/>
          <w:sz w:val="24"/>
          <w:szCs w:val="24"/>
        </w:rPr>
        <w:t xml:space="preserve"> about apportionment </w:t>
      </w:r>
      <w:r w:rsidRPr="007A58F9">
        <w:rPr>
          <w:rFonts w:asciiTheme="majorBidi" w:hAnsiTheme="majorBidi" w:cstheme="majorBidi"/>
          <w:sz w:val="24"/>
          <w:szCs w:val="24"/>
        </w:rPr>
        <w:t xml:space="preserve">are ultimately political choices for where, when, how much, and for which purposes to consumptively use Colorado River water. Until users reach agreement, we suggest to allocate reservoir inflow to increase </w:t>
      </w:r>
      <w:r>
        <w:rPr>
          <w:rFonts w:asciiTheme="majorBidi" w:hAnsiTheme="majorBidi" w:cstheme="majorBidi"/>
          <w:sz w:val="24"/>
          <w:szCs w:val="24"/>
        </w:rPr>
        <w:t xml:space="preserve">the </w:t>
      </w:r>
      <w:r w:rsidRPr="007A58F9">
        <w:rPr>
          <w:rFonts w:asciiTheme="majorBidi" w:hAnsiTheme="majorBidi" w:cstheme="majorBidi"/>
          <w:sz w:val="24"/>
          <w:szCs w:val="24"/>
        </w:rPr>
        <w:t xml:space="preserve">Lake Mead protection account balance. This set up may encourage users to reach agreement so they can access water. </w:t>
      </w:r>
    </w:p>
    <w:p w14:paraId="445D2A47" w14:textId="77777777" w:rsidR="00FF39E7" w:rsidRPr="00FF39E7" w:rsidRDefault="00FF39E7" w:rsidP="00FF39E7">
      <w:pPr>
        <w:pStyle w:val="ListParagraph"/>
        <w:rPr>
          <w:rFonts w:asciiTheme="majorBidi" w:hAnsiTheme="majorBidi" w:cstheme="majorBidi"/>
          <w:sz w:val="24"/>
          <w:szCs w:val="24"/>
        </w:rPr>
      </w:pPr>
    </w:p>
    <w:p w14:paraId="3D401704" w14:textId="2C1BE639" w:rsidR="00FF39E7" w:rsidRDefault="004D45C4" w:rsidP="00FF39E7">
      <w:pPr>
        <w:pStyle w:val="ListParagraph"/>
        <w:numPr>
          <w:ilvl w:val="0"/>
          <w:numId w:val="31"/>
        </w:numPr>
        <w:rPr>
          <w:rFonts w:asciiTheme="majorBidi" w:hAnsiTheme="majorBidi" w:cstheme="majorBidi"/>
          <w:sz w:val="24"/>
          <w:szCs w:val="24"/>
        </w:rPr>
      </w:pPr>
      <w:r w:rsidRPr="004D45C4">
        <w:rPr>
          <w:rFonts w:asciiTheme="majorBidi" w:hAnsiTheme="majorBidi" w:cstheme="majorBidi"/>
          <w:b/>
          <w:bCs/>
          <w:sz w:val="24"/>
          <w:szCs w:val="24"/>
        </w:rPr>
        <w:t>Tradeoffs</w:t>
      </w:r>
      <w:r w:rsidRPr="004D45C4">
        <w:rPr>
          <w:rFonts w:asciiTheme="majorBidi" w:hAnsiTheme="majorBidi" w:cstheme="majorBidi"/>
          <w:sz w:val="24"/>
          <w:szCs w:val="24"/>
        </w:rPr>
        <w:t xml:space="preserve">. The selection of a Lake Mead protection volume creates a tradeoff between the protection account volume managed by Reclamation and the remaining reservoir storage available to other users. </w:t>
      </w:r>
      <w:r w:rsidR="00465FAF">
        <w:rPr>
          <w:rFonts w:asciiTheme="majorBidi" w:hAnsiTheme="majorBidi" w:cstheme="majorBidi"/>
          <w:sz w:val="24"/>
          <w:szCs w:val="24"/>
        </w:rPr>
        <w:t>S</w:t>
      </w:r>
      <w:r w:rsidRPr="004D45C4">
        <w:rPr>
          <w:rFonts w:asciiTheme="majorBidi" w:hAnsiTheme="majorBidi" w:cstheme="majorBidi"/>
          <w:sz w:val="24"/>
          <w:szCs w:val="24"/>
        </w:rPr>
        <w:t xml:space="preserve">etting a lower protection volume increases the storage for other users. </w:t>
      </w:r>
      <w:r>
        <w:rPr>
          <w:rFonts w:asciiTheme="majorBidi" w:hAnsiTheme="majorBidi" w:cstheme="majorBidi"/>
          <w:sz w:val="24"/>
          <w:szCs w:val="24"/>
        </w:rPr>
        <w:t>S</w:t>
      </w:r>
      <w:r w:rsidRPr="004D45C4">
        <w:rPr>
          <w:rFonts w:asciiTheme="majorBidi" w:hAnsiTheme="majorBidi" w:cstheme="majorBidi"/>
          <w:sz w:val="24"/>
          <w:szCs w:val="24"/>
        </w:rPr>
        <w:t>etting a higher protection volume reduces the storage available to other users</w:t>
      </w:r>
      <w:r>
        <w:rPr>
          <w:rFonts w:asciiTheme="majorBidi" w:hAnsiTheme="majorBidi" w:cstheme="majorBidi"/>
          <w:sz w:val="24"/>
          <w:szCs w:val="24"/>
        </w:rPr>
        <w:t>, potentially limiting the roll over of existing water conservation account balances</w:t>
      </w:r>
      <w:r w:rsidRPr="004D45C4">
        <w:rPr>
          <w:rFonts w:asciiTheme="majorBidi" w:hAnsiTheme="majorBidi" w:cstheme="majorBidi"/>
          <w:sz w:val="24"/>
          <w:szCs w:val="24"/>
        </w:rPr>
        <w:t xml:space="preserve">. For example, if the accounting program started on </w:t>
      </w:r>
      <w:r w:rsidR="00671C57">
        <w:rPr>
          <w:rFonts w:asciiTheme="majorBidi" w:hAnsiTheme="majorBidi" w:cstheme="majorBidi"/>
          <w:sz w:val="24"/>
          <w:szCs w:val="24"/>
        </w:rPr>
        <w:t>June 23</w:t>
      </w:r>
      <w:r>
        <w:rPr>
          <w:rFonts w:asciiTheme="majorBidi" w:hAnsiTheme="majorBidi" w:cstheme="majorBidi"/>
          <w:sz w:val="24"/>
          <w:szCs w:val="24"/>
        </w:rPr>
        <w:t>, 2026</w:t>
      </w:r>
      <w:r w:rsidRPr="004D45C4">
        <w:rPr>
          <w:rFonts w:asciiTheme="majorBidi" w:hAnsiTheme="majorBidi" w:cstheme="majorBidi"/>
          <w:sz w:val="24"/>
          <w:szCs w:val="24"/>
        </w:rPr>
        <w:t xml:space="preserve"> (Lake Mead elevation 1,</w:t>
      </w:r>
      <w:r>
        <w:rPr>
          <w:rFonts w:asciiTheme="majorBidi" w:hAnsiTheme="majorBidi" w:cstheme="majorBidi"/>
          <w:sz w:val="24"/>
          <w:szCs w:val="24"/>
        </w:rPr>
        <w:t>0</w:t>
      </w:r>
      <w:r w:rsidR="00671C57">
        <w:rPr>
          <w:rFonts w:asciiTheme="majorBidi" w:hAnsiTheme="majorBidi" w:cstheme="majorBidi"/>
          <w:sz w:val="24"/>
          <w:szCs w:val="24"/>
        </w:rPr>
        <w:t>45</w:t>
      </w:r>
      <w:r>
        <w:rPr>
          <w:rFonts w:asciiTheme="majorBidi" w:hAnsiTheme="majorBidi" w:cstheme="majorBidi"/>
          <w:sz w:val="24"/>
          <w:szCs w:val="24"/>
        </w:rPr>
        <w:t>.</w:t>
      </w:r>
      <w:r w:rsidR="00671C57">
        <w:rPr>
          <w:rFonts w:asciiTheme="majorBidi" w:hAnsiTheme="majorBidi" w:cstheme="majorBidi"/>
          <w:sz w:val="24"/>
          <w:szCs w:val="24"/>
        </w:rPr>
        <w:t>6</w:t>
      </w:r>
      <w:r w:rsidRPr="004D45C4">
        <w:rPr>
          <w:rFonts w:asciiTheme="majorBidi" w:hAnsiTheme="majorBidi" w:cstheme="majorBidi"/>
          <w:sz w:val="24"/>
          <w:szCs w:val="24"/>
        </w:rPr>
        <w:t xml:space="preserve"> feet; </w:t>
      </w:r>
      <w:r>
        <w:rPr>
          <w:rFonts w:asciiTheme="majorBidi" w:hAnsiTheme="majorBidi" w:cstheme="majorBidi"/>
          <w:sz w:val="24"/>
          <w:szCs w:val="24"/>
        </w:rPr>
        <w:t>7.</w:t>
      </w:r>
      <w:r w:rsidR="00671C57">
        <w:rPr>
          <w:rFonts w:asciiTheme="majorBidi" w:hAnsiTheme="majorBidi" w:cstheme="majorBidi"/>
          <w:sz w:val="24"/>
          <w:szCs w:val="24"/>
        </w:rPr>
        <w:t>4</w:t>
      </w:r>
      <w:r w:rsidRPr="004D45C4">
        <w:rPr>
          <w:rFonts w:asciiTheme="majorBidi" w:hAnsiTheme="majorBidi" w:cstheme="majorBidi"/>
          <w:sz w:val="24"/>
          <w:szCs w:val="24"/>
        </w:rPr>
        <w:t xml:space="preserve"> million acre-feet active storage) and Reclamation selected a Lake Mead protection elevation of 1,000 feet (4.5 million acre-feet of active storage), then users could </w:t>
      </w:r>
      <w:r>
        <w:rPr>
          <w:rFonts w:asciiTheme="majorBidi" w:hAnsiTheme="majorBidi" w:cstheme="majorBidi"/>
          <w:sz w:val="24"/>
          <w:szCs w:val="24"/>
        </w:rPr>
        <w:t xml:space="preserve">only roll over </w:t>
      </w:r>
      <w:r w:rsidR="00671C57">
        <w:rPr>
          <w:rFonts w:asciiTheme="majorBidi" w:hAnsiTheme="majorBidi" w:cstheme="majorBidi"/>
          <w:sz w:val="24"/>
          <w:szCs w:val="24"/>
        </w:rPr>
        <w:t>2</w:t>
      </w:r>
      <w:r>
        <w:rPr>
          <w:rFonts w:asciiTheme="majorBidi" w:hAnsiTheme="majorBidi" w:cstheme="majorBidi"/>
          <w:sz w:val="24"/>
          <w:szCs w:val="24"/>
        </w:rPr>
        <w:t>.</w:t>
      </w:r>
      <w:r w:rsidR="00671C57">
        <w:rPr>
          <w:rFonts w:asciiTheme="majorBidi" w:hAnsiTheme="majorBidi" w:cstheme="majorBidi"/>
          <w:sz w:val="24"/>
          <w:szCs w:val="24"/>
        </w:rPr>
        <w:t>9</w:t>
      </w:r>
      <w:r>
        <w:rPr>
          <w:rFonts w:asciiTheme="majorBidi" w:hAnsiTheme="majorBidi" w:cstheme="majorBidi"/>
          <w:sz w:val="24"/>
          <w:szCs w:val="24"/>
        </w:rPr>
        <w:t xml:space="preserve"> of the </w:t>
      </w:r>
      <w:r w:rsidR="007A58F9">
        <w:rPr>
          <w:rFonts w:asciiTheme="majorBidi" w:hAnsiTheme="majorBidi" w:cstheme="majorBidi"/>
          <w:sz w:val="24"/>
          <w:szCs w:val="24"/>
        </w:rPr>
        <w:t xml:space="preserve">existing </w:t>
      </w:r>
      <w:r>
        <w:rPr>
          <w:rFonts w:asciiTheme="majorBidi" w:hAnsiTheme="majorBidi" w:cstheme="majorBidi"/>
          <w:sz w:val="24"/>
          <w:szCs w:val="24"/>
        </w:rPr>
        <w:t xml:space="preserve">3.6 million acre-feet in the water conservation program. Setting a protection elevation of 975 feet (3.2 maf of active storage) would allow the complete roll over of all existing conserved water with </w:t>
      </w:r>
      <w:r w:rsidR="00465FAF">
        <w:rPr>
          <w:rFonts w:asciiTheme="majorBidi" w:hAnsiTheme="majorBidi" w:cstheme="majorBidi"/>
          <w:sz w:val="24"/>
          <w:szCs w:val="24"/>
        </w:rPr>
        <w:t>0.6</w:t>
      </w:r>
      <w:r w:rsidR="007A58F9">
        <w:rPr>
          <w:rFonts w:asciiTheme="majorBidi" w:hAnsiTheme="majorBidi" w:cstheme="majorBidi"/>
          <w:sz w:val="24"/>
          <w:szCs w:val="24"/>
        </w:rPr>
        <w:t xml:space="preserve"> maf of unassigned storage. This storage could be assigned to users such as</w:t>
      </w:r>
      <w:r w:rsidRPr="004D45C4">
        <w:rPr>
          <w:rFonts w:asciiTheme="majorBidi" w:hAnsiTheme="majorBidi" w:cstheme="majorBidi"/>
          <w:sz w:val="24"/>
          <w:szCs w:val="24"/>
        </w:rPr>
        <w:t xml:space="preserve"> Tribal Nations, who were previously excluded from participation</w:t>
      </w:r>
      <w:r w:rsidR="007A58F9">
        <w:rPr>
          <w:rFonts w:asciiTheme="majorBidi" w:hAnsiTheme="majorBidi" w:cstheme="majorBidi"/>
          <w:sz w:val="24"/>
          <w:szCs w:val="24"/>
        </w:rPr>
        <w:t>.</w:t>
      </w:r>
    </w:p>
    <w:p w14:paraId="5D92D2D3" w14:textId="77777777" w:rsidR="00FF39E7" w:rsidRPr="00FF39E7" w:rsidRDefault="00FF39E7" w:rsidP="00FF39E7">
      <w:pPr>
        <w:pStyle w:val="ListParagraph"/>
        <w:rPr>
          <w:rFonts w:asciiTheme="majorBidi" w:hAnsiTheme="majorBidi" w:cstheme="majorBidi"/>
          <w:sz w:val="24"/>
          <w:szCs w:val="24"/>
        </w:rPr>
      </w:pPr>
    </w:p>
    <w:p w14:paraId="6456E5E6" w14:textId="2527C3E1" w:rsidR="007A58F9" w:rsidRDefault="007A58F9" w:rsidP="001E3AFB">
      <w:pPr>
        <w:pStyle w:val="Heading1"/>
      </w:pPr>
      <w:r>
        <w:t>Conclusions</w:t>
      </w:r>
    </w:p>
    <w:p w14:paraId="0155E0A9" w14:textId="2173FD3A" w:rsidR="007D0A9A" w:rsidRDefault="00D72B53" w:rsidP="00CF3005">
      <w:pPr>
        <w:pStyle w:val="NoSpacing"/>
      </w:pPr>
      <w:r>
        <w:rPr>
          <w:rFonts w:ascii="Times New Roman" w:eastAsia="Times New Roman" w:hAnsi="Times New Roman" w:cs="Times New Roman"/>
        </w:rPr>
        <w:t>Since 2007</w:t>
      </w:r>
      <w:r w:rsidR="00613E6E">
        <w:rPr>
          <w:rFonts w:ascii="Times New Roman" w:eastAsia="Times New Roman" w:hAnsi="Times New Roman" w:cs="Times New Roman"/>
        </w:rPr>
        <w:t>,</w:t>
      </w:r>
      <w:r w:rsidRPr="003E5DCB">
        <w:rPr>
          <w:rFonts w:ascii="Times New Roman" w:eastAsia="Times New Roman" w:hAnsi="Times New Roman" w:cs="Times New Roman"/>
        </w:rPr>
        <w:t xml:space="preserve"> </w:t>
      </w:r>
      <w:r>
        <w:rPr>
          <w:rFonts w:ascii="Times New Roman" w:eastAsia="Times New Roman" w:hAnsi="Times New Roman" w:cs="Times New Roman"/>
        </w:rPr>
        <w:t>California, Arizona, Nevada</w:t>
      </w:r>
      <w:r w:rsidR="00613E6E">
        <w:rPr>
          <w:rFonts w:ascii="Times New Roman" w:eastAsia="Times New Roman" w:hAnsi="Times New Roman" w:cs="Times New Roman"/>
        </w:rPr>
        <w:t>, and Mexico</w:t>
      </w:r>
      <w:r>
        <w:rPr>
          <w:rFonts w:ascii="Times New Roman" w:eastAsia="Times New Roman" w:hAnsi="Times New Roman" w:cs="Times New Roman"/>
        </w:rPr>
        <w:t xml:space="preserve"> </w:t>
      </w:r>
      <w:r w:rsidRPr="000E76C7">
        <w:t>ha</w:t>
      </w:r>
      <w:r>
        <w:t>ve</w:t>
      </w:r>
      <w:r w:rsidRPr="000E76C7">
        <w:t xml:space="preserve"> </w:t>
      </w:r>
      <w:r>
        <w:t xml:space="preserve">voluntarily reduced their Colorado River water use from legal entitlements by </w:t>
      </w:r>
      <w:r w:rsidRPr="000E76C7">
        <w:t>4.</w:t>
      </w:r>
      <w:r>
        <w:t>4</w:t>
      </w:r>
      <w:r w:rsidRPr="000E76C7">
        <w:t xml:space="preserve"> million acre-feet with 3.</w:t>
      </w:r>
      <w:r>
        <w:t>6</w:t>
      </w:r>
      <w:r w:rsidRPr="000E76C7">
        <w:t xml:space="preserve"> million acre-feet </w:t>
      </w:r>
      <w:r>
        <w:t>presently</w:t>
      </w:r>
      <w:r w:rsidRPr="000E76C7">
        <w:t xml:space="preserve"> remaining in Lake Mead. </w:t>
      </w:r>
      <w:r w:rsidR="000E76C7">
        <w:t xml:space="preserve">These efforts kept Lake Mead storage above </w:t>
      </w:r>
      <w:r w:rsidR="00F96529">
        <w:t xml:space="preserve">critical elevations </w:t>
      </w:r>
      <w:r w:rsidR="00636F7A">
        <w:t xml:space="preserve">through </w:t>
      </w:r>
      <w:r w:rsidR="00653CE4">
        <w:t xml:space="preserve">the recent </w:t>
      </w:r>
      <w:r w:rsidR="00EA51EA">
        <w:t xml:space="preserve">20-year </w:t>
      </w:r>
      <w:r w:rsidR="00B07E30">
        <w:t xml:space="preserve">(and ongoing) </w:t>
      </w:r>
      <w:r w:rsidR="00636F7A">
        <w:t>dry period</w:t>
      </w:r>
      <w:r w:rsidR="000E76C7">
        <w:t xml:space="preserve">. </w:t>
      </w:r>
      <w:r w:rsidR="00BD3D77" w:rsidRPr="000E76C7">
        <w:t xml:space="preserve">The </w:t>
      </w:r>
      <w:r w:rsidR="00F96529">
        <w:t xml:space="preserve">Lake Mead water conservation </w:t>
      </w:r>
      <w:r w:rsidR="00BD3D77" w:rsidRPr="000E76C7">
        <w:t xml:space="preserve">program works on the assumption that the annual </w:t>
      </w:r>
      <w:r w:rsidR="003E5DCB">
        <w:t xml:space="preserve">physically </w:t>
      </w:r>
      <w:r w:rsidR="00BD3D77" w:rsidRPr="000E76C7">
        <w:t>available water</w:t>
      </w:r>
      <w:r w:rsidR="000E76C7" w:rsidRPr="000E76C7">
        <w:t>―</w:t>
      </w:r>
      <w:r w:rsidR="00BD3D77" w:rsidRPr="000E76C7">
        <w:t xml:space="preserve">reservoir inflow minus </w:t>
      </w:r>
      <w:r w:rsidR="003E5DCB">
        <w:t>e</w:t>
      </w:r>
      <w:r w:rsidR="00BD3D77" w:rsidRPr="000E76C7">
        <w:t>vaporation</w:t>
      </w:r>
      <w:r w:rsidR="000E76C7" w:rsidRPr="000E76C7">
        <w:t>―</w:t>
      </w:r>
      <w:r w:rsidR="00BD3D77" w:rsidRPr="000E76C7">
        <w:t xml:space="preserve">exceeds </w:t>
      </w:r>
      <w:r w:rsidR="00653CE4">
        <w:t>legal</w:t>
      </w:r>
      <w:r w:rsidR="00BD3D77" w:rsidRPr="000E76C7">
        <w:t xml:space="preserve"> </w:t>
      </w:r>
      <w:r w:rsidR="003E5DCB">
        <w:t>entitlements</w:t>
      </w:r>
      <w:r w:rsidR="00CF3005">
        <w:t xml:space="preserve"> of 9.0 million acre-feet </w:t>
      </w:r>
      <w:r w:rsidR="00CF3005">
        <w:lastRenderedPageBreak/>
        <w:t>per year</w:t>
      </w:r>
      <w:r w:rsidR="00BD3D77" w:rsidRPr="000E76C7">
        <w:t>. This assumption is challenged as the Colorado River Basin becomes more arid.</w:t>
      </w:r>
      <w:r w:rsidR="00B07E30">
        <w:t xml:space="preserve"> </w:t>
      </w:r>
      <w:r w:rsidR="00CF3005">
        <w:t>Additionally, a</w:t>
      </w:r>
      <w:r w:rsidR="00EA51EA">
        <w:t>s reservoir storage declines</w:t>
      </w:r>
      <w:r w:rsidR="00715B05">
        <w:t xml:space="preserve"> towards catastrophic elevations</w:t>
      </w:r>
      <w:r w:rsidR="00EA51EA">
        <w:t xml:space="preserve">, users face </w:t>
      </w:r>
      <w:r w:rsidR="00DE15BF">
        <w:t>difficult</w:t>
      </w:r>
      <w:r w:rsidR="00EA51EA">
        <w:t>y</w:t>
      </w:r>
      <w:r w:rsidR="000E76C7" w:rsidRPr="000F6C72">
        <w:t xml:space="preserve"> </w:t>
      </w:r>
      <w:r w:rsidR="00DE15BF">
        <w:t>to a</w:t>
      </w:r>
      <w:r w:rsidR="000E76C7" w:rsidRPr="000F6C72">
        <w:t xml:space="preserve">ccess </w:t>
      </w:r>
      <w:r w:rsidR="00DE15BF">
        <w:t xml:space="preserve">and withdraw their </w:t>
      </w:r>
      <w:r w:rsidR="00744964">
        <w:t>conserved water</w:t>
      </w:r>
      <w:r w:rsidR="000E76C7" w:rsidRPr="000F6C72">
        <w:t>.</w:t>
      </w:r>
      <w:r w:rsidR="000E76C7">
        <w:t xml:space="preserve"> </w:t>
      </w:r>
      <w:r w:rsidR="003E5DCB">
        <w:t xml:space="preserve">We </w:t>
      </w:r>
      <w:r w:rsidR="00DE15BF">
        <w:t>suggested</w:t>
      </w:r>
      <w:r w:rsidR="003E5DCB">
        <w:t xml:space="preserve"> two novel improvements </w:t>
      </w:r>
      <w:r w:rsidR="00B07E30">
        <w:t>that</w:t>
      </w:r>
      <w:r w:rsidR="003E5DCB" w:rsidRPr="00636F7A">
        <w:t xml:space="preserve"> switch the </w:t>
      </w:r>
      <w:r w:rsidR="003E5DCB">
        <w:t xml:space="preserve">conservation </w:t>
      </w:r>
      <w:r w:rsidR="003E5DCB" w:rsidRPr="00636F7A">
        <w:t xml:space="preserve">accounting </w:t>
      </w:r>
      <w:r w:rsidR="00F96529">
        <w:t>of</w:t>
      </w:r>
      <w:r w:rsidR="003E5DCB" w:rsidRPr="00636F7A">
        <w:t xml:space="preserve"> reductions from historical entitlements to reductions from the annual </w:t>
      </w:r>
      <w:r w:rsidR="003E5DCB">
        <w:t xml:space="preserve">physically </w:t>
      </w:r>
      <w:r w:rsidR="003E5DCB" w:rsidRPr="00636F7A">
        <w:t>available water</w:t>
      </w:r>
      <w:r w:rsidR="003E5DCB">
        <w:t xml:space="preserve">. One </w:t>
      </w:r>
      <w:r w:rsidR="00212BA6">
        <w:t>suggestion</w:t>
      </w:r>
      <w:r w:rsidR="003E5DCB">
        <w:t xml:space="preserve"> </w:t>
      </w:r>
      <w:r w:rsidR="00B07E30">
        <w:t>proportionally reduces credits</w:t>
      </w:r>
      <w:r w:rsidR="00715B05">
        <w:t xml:space="preserve"> for conserved water</w:t>
      </w:r>
      <w:r w:rsidR="00B07E30">
        <w:t xml:space="preserve">. A second </w:t>
      </w:r>
      <w:r w:rsidR="00212BA6">
        <w:t>suggestion</w:t>
      </w:r>
      <w:r w:rsidR="00B07E30">
        <w:t xml:space="preserve"> </w:t>
      </w:r>
      <w:r w:rsidR="00F96529">
        <w:t>creates a new protection account to be managed by Reclamation and separate water accounts for each user. Each year, Reclamation takes a first share of the physically available water</w:t>
      </w:r>
      <w:r w:rsidR="00EA51EA">
        <w:t xml:space="preserve"> equal to reservoir evaporation to sustain the protected volume. T</w:t>
      </w:r>
      <w:r w:rsidR="00F96529">
        <w:t xml:space="preserve">he users then divide the remaining inflow and consume, conserve, and/or trade within their account balances. </w:t>
      </w:r>
      <w:r w:rsidR="00B07E30">
        <w:t xml:space="preserve">Both strategies have </w:t>
      </w:r>
      <w:r w:rsidR="00715B05">
        <w:t>potential</w:t>
      </w:r>
      <w:r w:rsidR="00EA51EA">
        <w:t xml:space="preserve"> benefits to stabilize</w:t>
      </w:r>
      <w:r w:rsidR="00CF3005">
        <w:t xml:space="preserve"> and recover</w:t>
      </w:r>
      <w:r w:rsidR="00EA51EA">
        <w:t xml:space="preserve"> Lake Mead</w:t>
      </w:r>
      <w:r w:rsidR="00CF3005">
        <w:t xml:space="preserve"> storage while</w:t>
      </w:r>
      <w:r w:rsidR="00EA51EA">
        <w:t xml:space="preserve"> </w:t>
      </w:r>
      <w:r w:rsidR="00DA3D84">
        <w:t>increas</w:t>
      </w:r>
      <w:r w:rsidR="00CF3005">
        <w:t>ing</w:t>
      </w:r>
      <w:r w:rsidR="00DA3D84">
        <w:t xml:space="preserve"> u</w:t>
      </w:r>
      <w:r w:rsidR="00DA3D84" w:rsidRPr="00BA36DC">
        <w:t>ser</w:t>
      </w:r>
      <w:r w:rsidR="00EA51EA">
        <w:t>s</w:t>
      </w:r>
      <w:r w:rsidR="00DA3D84" w:rsidRPr="00BA36DC">
        <w:t xml:space="preserve"> </w:t>
      </w:r>
      <w:r w:rsidR="00DA3D84">
        <w:t>a</w:t>
      </w:r>
      <w:r w:rsidR="00DA3D84" w:rsidRPr="00BA36DC">
        <w:t xml:space="preserve">utonomy to </w:t>
      </w:r>
      <w:r w:rsidR="00212BA6">
        <w:t xml:space="preserve">adaptively </w:t>
      </w:r>
      <w:r w:rsidR="00DA3D84">
        <w:t>m</w:t>
      </w:r>
      <w:r w:rsidR="00DA3D84" w:rsidRPr="00BA36DC">
        <w:t>anage</w:t>
      </w:r>
      <w:r w:rsidR="00F96529">
        <w:t xml:space="preserve"> their differing and sometimes conflicting</w:t>
      </w:r>
      <w:r w:rsidR="00DA3D84" w:rsidRPr="00BA36DC">
        <w:t xml:space="preserve"> </w:t>
      </w:r>
      <w:r w:rsidR="00DA3D84">
        <w:t>r</w:t>
      </w:r>
      <w:r w:rsidR="00DA3D84" w:rsidRPr="00BA36DC">
        <w:t>isk</w:t>
      </w:r>
      <w:r w:rsidR="00F96529">
        <w:t>s</w:t>
      </w:r>
      <w:r w:rsidR="00DA3D84" w:rsidRPr="00BA36DC">
        <w:t xml:space="preserve"> </w:t>
      </w:r>
      <w:r w:rsidR="00EA51EA">
        <w:t>of</w:t>
      </w:r>
      <w:r w:rsidR="00DA3D84" w:rsidRPr="00BA36DC">
        <w:t xml:space="preserve"> </w:t>
      </w:r>
      <w:r w:rsidR="00DA3D84">
        <w:t>d</w:t>
      </w:r>
      <w:r w:rsidR="00DA3D84" w:rsidRPr="00BA36DC">
        <w:t xml:space="preserve">eclining </w:t>
      </w:r>
      <w:r w:rsidR="00DA3D84">
        <w:t>f</w:t>
      </w:r>
      <w:r w:rsidR="00DA3D84" w:rsidRPr="00BA36DC">
        <w:t>lows</w:t>
      </w:r>
      <w:r w:rsidR="00DA3D84">
        <w:t>.</w:t>
      </w:r>
      <w:r w:rsidR="00DA3D84" w:rsidRPr="00BA36DC">
        <w:t xml:space="preserve"> </w:t>
      </w:r>
      <w:r w:rsidR="00F96529">
        <w:t xml:space="preserve">These strategies can serve as examples for other </w:t>
      </w:r>
      <w:r w:rsidR="00715B05">
        <w:t>water</w:t>
      </w:r>
      <w:r w:rsidR="00F96529">
        <w:t xml:space="preserve"> systems </w:t>
      </w:r>
      <w:r w:rsidR="00EA51EA">
        <w:t xml:space="preserve">that </w:t>
      </w:r>
      <w:r w:rsidR="00F96529">
        <w:t>fac</w:t>
      </w:r>
      <w:r w:rsidR="00EA51EA">
        <w:t>e</w:t>
      </w:r>
      <w:r w:rsidR="00F96529">
        <w:t xml:space="preserve"> aridity</w:t>
      </w:r>
      <w:r w:rsidR="00EA51EA">
        <w:t xml:space="preserve">, </w:t>
      </w:r>
      <w:r w:rsidR="00F96529">
        <w:t xml:space="preserve">declining </w:t>
      </w:r>
      <w:r w:rsidR="00715B05">
        <w:t xml:space="preserve">reservoir </w:t>
      </w:r>
      <w:r w:rsidR="00F96529">
        <w:t>storage</w:t>
      </w:r>
      <w:r w:rsidR="00EA51EA">
        <w:t>, and user conflicts</w:t>
      </w:r>
      <w:r w:rsidR="00F96529">
        <w:t>.</w:t>
      </w:r>
    </w:p>
    <w:p w14:paraId="44E3A7A8" w14:textId="54CB7D7C" w:rsidR="00446E71" w:rsidRDefault="00446E71" w:rsidP="001E3AFB">
      <w:pPr>
        <w:pStyle w:val="Heading1"/>
      </w:pPr>
      <w:r>
        <w:t>Data Availability</w:t>
      </w:r>
    </w:p>
    <w:p w14:paraId="308641F3" w14:textId="41075888" w:rsidR="00446E71" w:rsidRDefault="00446E71" w:rsidP="00446E71">
      <w:pPr>
        <w:rPr>
          <w:rFonts w:asciiTheme="majorBidi" w:hAnsiTheme="majorBidi" w:cstheme="majorBidi"/>
          <w:sz w:val="24"/>
          <w:szCs w:val="24"/>
        </w:rPr>
      </w:pPr>
      <w:r>
        <w:rPr>
          <w:rFonts w:asciiTheme="majorBidi" w:hAnsiTheme="majorBidi" w:cstheme="majorBidi"/>
          <w:sz w:val="24"/>
          <w:szCs w:val="24"/>
        </w:rPr>
        <w:t xml:space="preserve">The data, models, and code used to generate </w:t>
      </w:r>
      <w:r w:rsidR="00212BA6">
        <w:rPr>
          <w:rFonts w:asciiTheme="majorBidi" w:hAnsiTheme="majorBidi" w:cstheme="majorBidi"/>
          <w:sz w:val="24"/>
          <w:szCs w:val="24"/>
        </w:rPr>
        <w:t xml:space="preserve">Figures 1, 2, 3, and 5, and Table 2 </w:t>
      </w:r>
      <w:r>
        <w:rPr>
          <w:rFonts w:asciiTheme="majorBidi" w:hAnsiTheme="majorBidi" w:cstheme="majorBidi"/>
          <w:sz w:val="24"/>
          <w:szCs w:val="24"/>
        </w:rPr>
        <w:t xml:space="preserve">are available at </w:t>
      </w:r>
      <w:r w:rsidR="005D5F68">
        <w:rPr>
          <w:rFonts w:asciiTheme="majorBidi" w:hAnsiTheme="majorBidi" w:cstheme="majorBidi"/>
          <w:sz w:val="24"/>
          <w:szCs w:val="24"/>
        </w:rPr>
        <w:fldChar w:fldCharType="begin"/>
      </w:r>
      <w:r w:rsidR="005D5F68">
        <w:rPr>
          <w:rFonts w:asciiTheme="majorBidi" w:hAnsiTheme="majorBidi" w:cstheme="majorBidi"/>
          <w:sz w:val="24"/>
          <w:szCs w:val="24"/>
        </w:rPr>
        <w:instrText xml:space="preserve"> ADDIN EN.CITE &lt;EndNote&gt;&lt;Cite&gt;&lt;Author&gt;Rosenberg&lt;/Author&gt;&lt;Year&gt;2026&lt;/Year&gt;&lt;RecNum&gt;3121&lt;/RecNum&gt;&lt;DisplayText&gt;(Rosenberg, 2026)&lt;/DisplayText&gt;&lt;record&gt;&lt;rec-number&gt;3121&lt;/rec-number&gt;&lt;foreign-keys&gt;&lt;key app="EN" db-id="xxt5ta9pd995dwesap0pdzzp2weaz0w9werf" timestamp="1783713642"&gt;3121&lt;/key&gt;&lt;/foreign-keys&gt;&lt;ref-type name="Journal Article"&gt;17&lt;/ref-type&gt;&lt;contributors&gt;&lt;authors&gt;&lt;author&gt;Rosenberg, D.&lt;/author&gt;&lt;/authors&gt;&lt;/contributors&gt;&lt;titles&gt;&lt;title&gt;Lake Mead Water Conservation Program Analysis&lt;/title&gt;&lt;secondary-title&gt;Github, Utah State Unviersity&lt;/secondary-title&gt;&lt;/titles&gt;&lt;periodical&gt;&lt;full-title&gt;Github, Utah State Unviersity&lt;/full-title&gt;&lt;/periodical&gt;&lt;dates&gt;&lt;year&gt;2026&lt;/year&gt;&lt;/dates&gt;&lt;urls&gt;&lt;related-urls&gt;&lt;url&gt;https://github.com/dzeke/ColoradoRiverCollaborate/tree/main/LakeMeadWaterConservationProgramAnalysis&lt;/url&gt;&lt;/related-urls&gt;&lt;/urls&gt;&lt;/record&gt;&lt;/Cite&gt;&lt;/EndNote&gt;</w:instrText>
      </w:r>
      <w:r w:rsidR="005D5F68">
        <w:rPr>
          <w:rFonts w:asciiTheme="majorBidi" w:hAnsiTheme="majorBidi" w:cstheme="majorBidi"/>
          <w:sz w:val="24"/>
          <w:szCs w:val="24"/>
        </w:rPr>
        <w:fldChar w:fldCharType="separate"/>
      </w:r>
      <w:r w:rsidR="005D5F68">
        <w:rPr>
          <w:rFonts w:asciiTheme="majorBidi" w:hAnsiTheme="majorBidi" w:cstheme="majorBidi"/>
          <w:noProof/>
          <w:sz w:val="24"/>
          <w:szCs w:val="24"/>
        </w:rPr>
        <w:t>(Rosenberg, 2026)</w:t>
      </w:r>
      <w:r w:rsidR="005D5F68">
        <w:rPr>
          <w:rFonts w:asciiTheme="majorBidi" w:hAnsiTheme="majorBidi" w:cstheme="majorBidi"/>
          <w:sz w:val="24"/>
          <w:szCs w:val="24"/>
        </w:rPr>
        <w:fldChar w:fldCharType="end"/>
      </w:r>
      <w:r w:rsidR="00085F4D">
        <w:rPr>
          <w:rFonts w:asciiTheme="majorBidi" w:hAnsiTheme="majorBidi" w:cstheme="majorBidi"/>
          <w:sz w:val="24"/>
          <w:szCs w:val="24"/>
        </w:rPr>
        <w:t xml:space="preserve">. The data, models, and code used to generate Figures 6 and 7 are available at </w:t>
      </w:r>
      <w:r w:rsidR="005D5F68">
        <w:rPr>
          <w:rFonts w:asciiTheme="majorBidi" w:hAnsiTheme="majorBidi" w:cstheme="majorBidi"/>
          <w:sz w:val="24"/>
          <w:szCs w:val="24"/>
        </w:rPr>
        <w:fldChar w:fldCharType="begin"/>
      </w:r>
      <w:r w:rsidR="005D5F68">
        <w:rPr>
          <w:rFonts w:asciiTheme="majorBidi" w:hAnsiTheme="majorBidi" w:cstheme="majorBidi"/>
          <w:sz w:val="24"/>
          <w:szCs w:val="24"/>
        </w:rPr>
        <w:instrText xml:space="preserve"> ADDIN EN.CITE &lt;EndNote&gt;&lt;Cite&gt;&lt;Author&gt;Myers&lt;/Author&gt;&lt;Year&gt;2025&lt;/Year&gt;&lt;RecNum&gt;3103&lt;/RecNum&gt;&lt;DisplayText&gt;(Myers et al., 2025)&lt;/DisplayText&gt;&lt;record&gt;&lt;rec-number&gt;3103&lt;/rec-number&gt;&lt;foreign-keys&gt;&lt;key app="EN" db-id="xxt5ta9pd995dwesap0pdzzp2weaz0w9werf" timestamp="1762385688"&gt;3103&lt;/key&gt;&lt;/foreign-keys&gt;&lt;ref-type name="Journal Article"&gt;17&lt;/ref-type&gt;&lt;contributors&gt;&lt;authors&gt;&lt;author&gt;Anabelle Myers&lt;/author&gt;&lt;author&gt;David Rosenberg&lt;/author&gt;&lt;author&gt;Hadia Akbar&lt;/author&gt;&lt;author&gt;Erik Porse&lt;/author&gt;&lt;/authors&gt;&lt;/contributors&gt;&lt;titles&gt;&lt;title&gt;Immersive Model for Lake Mead Based on the Principle of Divide Reservoir Inflow&lt;/title&gt;&lt;secondary-title&gt;Hydroshare&lt;/secondary-title&gt;&lt;/titles&gt;&lt;periodical&gt;&lt;full-title&gt;Hydroshare&lt;/full-title&gt;&lt;/periodical&gt;&lt;dates&gt;&lt;year&gt;2025&lt;/year&gt;&lt;/dates&gt;&lt;urls&gt;&lt;/urls&gt;&lt;electronic-resource-num&gt;https://www.hydroshare.org/resource/1fcd5325c0a7400099f1698bc72cecd7/&lt;/electronic-resource-num&gt;&lt;/record&gt;&lt;/Cite&gt;&lt;Cite&gt;&lt;Author&gt;Myers&lt;/Author&gt;&lt;Year&gt;2025&lt;/Year&gt;&lt;RecNum&gt;3103&lt;/RecNum&gt;&lt;record&gt;&lt;rec-number&gt;3103&lt;/rec-number&gt;&lt;foreign-keys&gt;&lt;key app="EN" db-id="xxt5ta9pd995dwesap0pdzzp2weaz0w9werf" timestamp="1762385688"&gt;3103&lt;/key&gt;&lt;/foreign-keys&gt;&lt;ref-type name="Journal Article"&gt;17&lt;/ref-type&gt;&lt;contributors&gt;&lt;authors&gt;&lt;author&gt;Anabelle Myers&lt;/author&gt;&lt;author&gt;David Rosenberg&lt;/author&gt;&lt;author&gt;Hadia Akbar&lt;/author&gt;&lt;author&gt;Erik Porse&lt;/author&gt;&lt;/authors&gt;&lt;/contributors&gt;&lt;titles&gt;&lt;title&gt;Immersive Model for Lake Mead Based on the Principle of Divide Reservoir Inflow&lt;/title&gt;&lt;secondary-title&gt;Hydroshare&lt;/secondary-title&gt;&lt;/titles&gt;&lt;periodical&gt;&lt;full-title&gt;Hydroshare&lt;/full-title&gt;&lt;/periodical&gt;&lt;dates&gt;&lt;year&gt;2025&lt;/year&gt;&lt;/dates&gt;&lt;urls&gt;&lt;/urls&gt;&lt;electronic-resource-num&gt;https://www.hydroshare.org/resource/1fcd5325c0a7400099f1698bc72cecd7/&lt;/electronic-resource-num&gt;&lt;/record&gt;&lt;/Cite&gt;&lt;/EndNote&gt;</w:instrText>
      </w:r>
      <w:r w:rsidR="005D5F68">
        <w:rPr>
          <w:rFonts w:asciiTheme="majorBidi" w:hAnsiTheme="majorBidi" w:cstheme="majorBidi"/>
          <w:sz w:val="24"/>
          <w:szCs w:val="24"/>
        </w:rPr>
        <w:fldChar w:fldCharType="separate"/>
      </w:r>
      <w:r w:rsidR="005D5F68">
        <w:rPr>
          <w:rFonts w:asciiTheme="majorBidi" w:hAnsiTheme="majorBidi" w:cstheme="majorBidi"/>
          <w:noProof/>
          <w:sz w:val="24"/>
          <w:szCs w:val="24"/>
        </w:rPr>
        <w:t>(Myers et al., 2025)</w:t>
      </w:r>
      <w:r w:rsidR="005D5F68">
        <w:rPr>
          <w:rFonts w:asciiTheme="majorBidi" w:hAnsiTheme="majorBidi" w:cstheme="majorBidi"/>
          <w:sz w:val="24"/>
          <w:szCs w:val="24"/>
        </w:rPr>
        <w:fldChar w:fldCharType="end"/>
      </w:r>
      <w:r w:rsidR="009B5384">
        <w:rPr>
          <w:rFonts w:asciiTheme="majorBidi" w:hAnsiTheme="majorBidi" w:cstheme="majorBidi"/>
          <w:sz w:val="24"/>
          <w:szCs w:val="24"/>
        </w:rPr>
        <w:t>. Note: on final submission, the separate repositories will be combined into one Hydroshare repository with subfolders for each work.</w:t>
      </w:r>
    </w:p>
    <w:p w14:paraId="5C03EF3F" w14:textId="7BB136FD" w:rsidR="0083143F" w:rsidRPr="0067166E" w:rsidRDefault="00D86B8A" w:rsidP="001E3AFB">
      <w:pPr>
        <w:pStyle w:val="Heading1"/>
      </w:pPr>
      <w:r w:rsidRPr="00D86B8A">
        <w:t>Appendix A. Estimate Share</w:t>
      </w:r>
      <w:r w:rsidR="0049054F">
        <w:t>s</w:t>
      </w:r>
      <w:r w:rsidRPr="00D86B8A">
        <w:t xml:space="preserve"> of </w:t>
      </w:r>
      <w:r w:rsidR="00EB59B8">
        <w:t xml:space="preserve">Annual Lake Mead </w:t>
      </w:r>
      <w:r w:rsidR="00AB2D74">
        <w:t>Inflow</w:t>
      </w:r>
      <w:r w:rsidR="0053623F">
        <w:t xml:space="preserve"> from Prior Agreed Apportionment of Shortages</w:t>
      </w:r>
      <w:r w:rsidRPr="00D86B8A">
        <w:t>.</w:t>
      </w:r>
    </w:p>
    <w:p w14:paraId="55E73613" w14:textId="5176CE02" w:rsidR="00B76760" w:rsidRDefault="00D86B8A" w:rsidP="0028676C">
      <w:pPr>
        <w:rPr>
          <w:rFonts w:asciiTheme="majorBidi" w:hAnsiTheme="majorBidi" w:cstheme="majorBidi"/>
          <w:sz w:val="24"/>
          <w:szCs w:val="24"/>
        </w:rPr>
      </w:pPr>
      <w:r>
        <w:rPr>
          <w:rFonts w:asciiTheme="majorBidi" w:hAnsiTheme="majorBidi" w:cstheme="majorBidi"/>
          <w:sz w:val="24"/>
          <w:szCs w:val="24"/>
        </w:rPr>
        <w:t xml:space="preserve">This appendix </w:t>
      </w:r>
      <w:r w:rsidR="00247E95">
        <w:rPr>
          <w:rFonts w:asciiTheme="majorBidi" w:hAnsiTheme="majorBidi" w:cstheme="majorBidi"/>
          <w:sz w:val="24"/>
          <w:szCs w:val="24"/>
        </w:rPr>
        <w:t>demonstrates a method to estimate</w:t>
      </w:r>
      <w:r w:rsidR="004C4EE5">
        <w:rPr>
          <w:rFonts w:asciiTheme="majorBidi" w:hAnsiTheme="majorBidi" w:cstheme="majorBidi"/>
          <w:sz w:val="24"/>
          <w:szCs w:val="24"/>
        </w:rPr>
        <w:t xml:space="preserve"> Mexico’s and</w:t>
      </w:r>
      <w:r>
        <w:rPr>
          <w:rFonts w:asciiTheme="majorBidi" w:hAnsiTheme="majorBidi" w:cstheme="majorBidi"/>
          <w:sz w:val="24"/>
          <w:szCs w:val="24"/>
        </w:rPr>
        <w:t xml:space="preserve"> each Lower Basin </w:t>
      </w:r>
      <w:r w:rsidR="000D32EF">
        <w:rPr>
          <w:rFonts w:asciiTheme="majorBidi" w:hAnsiTheme="majorBidi" w:cstheme="majorBidi"/>
          <w:sz w:val="24"/>
          <w:szCs w:val="24"/>
        </w:rPr>
        <w:t>state</w:t>
      </w:r>
      <w:r>
        <w:rPr>
          <w:rFonts w:asciiTheme="majorBidi" w:hAnsiTheme="majorBidi" w:cstheme="majorBidi"/>
          <w:sz w:val="24"/>
          <w:szCs w:val="24"/>
        </w:rPr>
        <w:t xml:space="preserve">’s share of </w:t>
      </w:r>
      <w:r w:rsidR="00EB59B8">
        <w:rPr>
          <w:rFonts w:asciiTheme="majorBidi" w:hAnsiTheme="majorBidi" w:cstheme="majorBidi"/>
          <w:sz w:val="24"/>
          <w:szCs w:val="24"/>
        </w:rPr>
        <w:t xml:space="preserve">the annual </w:t>
      </w:r>
      <w:r w:rsidR="00AF5A89">
        <w:rPr>
          <w:rFonts w:asciiTheme="majorBidi" w:hAnsiTheme="majorBidi" w:cstheme="majorBidi"/>
          <w:sz w:val="24"/>
          <w:szCs w:val="24"/>
        </w:rPr>
        <w:t xml:space="preserve">Lake Mead </w:t>
      </w:r>
      <w:r w:rsidR="00AB2D74">
        <w:rPr>
          <w:rFonts w:asciiTheme="majorBidi" w:hAnsiTheme="majorBidi" w:cstheme="majorBidi"/>
          <w:sz w:val="24"/>
          <w:szCs w:val="24"/>
        </w:rPr>
        <w:t>inflow</w:t>
      </w:r>
      <w:r w:rsidR="00247E95">
        <w:rPr>
          <w:rFonts w:asciiTheme="majorBidi" w:hAnsiTheme="majorBidi" w:cstheme="majorBidi"/>
          <w:sz w:val="24"/>
          <w:szCs w:val="24"/>
        </w:rPr>
        <w:t xml:space="preserve"> from prior agreed upon apportionment of shortages</w:t>
      </w:r>
      <w:r w:rsidR="00EB59B8">
        <w:rPr>
          <w:rFonts w:asciiTheme="majorBidi" w:hAnsiTheme="majorBidi" w:cstheme="majorBidi"/>
          <w:sz w:val="24"/>
          <w:szCs w:val="24"/>
        </w:rPr>
        <w:t xml:space="preserve">. </w:t>
      </w:r>
      <w:r w:rsidR="000D32EF">
        <w:rPr>
          <w:rFonts w:asciiTheme="majorBidi" w:hAnsiTheme="majorBidi" w:cstheme="majorBidi"/>
          <w:sz w:val="24"/>
          <w:szCs w:val="24"/>
        </w:rPr>
        <w:t xml:space="preserve">A </w:t>
      </w:r>
      <w:r w:rsidR="00AB2D74">
        <w:rPr>
          <w:rFonts w:asciiTheme="majorBidi" w:hAnsiTheme="majorBidi" w:cstheme="majorBidi"/>
          <w:sz w:val="24"/>
          <w:szCs w:val="24"/>
        </w:rPr>
        <w:t xml:space="preserve">user’s </w:t>
      </w:r>
      <w:r w:rsidR="00613A3D">
        <w:rPr>
          <w:rFonts w:asciiTheme="majorBidi" w:hAnsiTheme="majorBidi" w:cstheme="majorBidi"/>
          <w:sz w:val="24"/>
          <w:szCs w:val="24"/>
        </w:rPr>
        <w:t>legal entitlement</w:t>
      </w:r>
      <w:r w:rsidR="000D32EF">
        <w:rPr>
          <w:rFonts w:asciiTheme="majorBidi" w:hAnsiTheme="majorBidi" w:cstheme="majorBidi"/>
          <w:sz w:val="24"/>
          <w:szCs w:val="24"/>
        </w:rPr>
        <w:t xml:space="preserve"> minus the</w:t>
      </w:r>
      <w:r w:rsidR="00AB2D74">
        <w:rPr>
          <w:rFonts w:asciiTheme="majorBidi" w:hAnsiTheme="majorBidi" w:cstheme="majorBidi"/>
          <w:sz w:val="24"/>
          <w:szCs w:val="24"/>
        </w:rPr>
        <w:t>ir</w:t>
      </w:r>
      <w:r w:rsidR="000D32EF">
        <w:rPr>
          <w:rFonts w:asciiTheme="majorBidi" w:hAnsiTheme="majorBidi" w:cstheme="majorBidi"/>
          <w:sz w:val="24"/>
          <w:szCs w:val="24"/>
        </w:rPr>
        <w:t xml:space="preserve"> prior agreed-on water shortage volume</w:t>
      </w:r>
      <w:r w:rsidR="00AF5A89">
        <w:rPr>
          <w:rFonts w:asciiTheme="majorBidi" w:hAnsiTheme="majorBidi" w:cstheme="majorBidi"/>
          <w:sz w:val="24"/>
          <w:szCs w:val="24"/>
        </w:rPr>
        <w:t xml:space="preserve"> </w:t>
      </w:r>
      <w:r w:rsidR="00B76760">
        <w:rPr>
          <w:rFonts w:asciiTheme="majorBidi" w:hAnsiTheme="majorBidi" w:cstheme="majorBidi"/>
          <w:sz w:val="24"/>
          <w:szCs w:val="24"/>
        </w:rPr>
        <w:fldChar w:fldCharType="begin"/>
      </w:r>
      <w:r w:rsidR="00B76760">
        <w:rPr>
          <w:rFonts w:asciiTheme="majorBidi" w:hAnsiTheme="majorBidi" w:cstheme="majorBidi"/>
          <w:sz w:val="24"/>
          <w:szCs w:val="24"/>
        </w:rPr>
        <w:instrText xml:space="preserve"> ADDIN EN.CITE &lt;EndNote&gt;&lt;Cite&gt;&lt;Author&gt;Buschatzke&lt;/Author&gt;&lt;Year&gt;2024&lt;/Year&gt;&lt;RecNum&gt;3016&lt;/RecNum&gt;&lt;Suffix&gt;`; Table A1&lt;/Suffix&gt;&lt;DisplayText&gt;(Buschatzke et al., 2024; Table A1)&lt;/DisplayText&gt;&lt;record&gt;&lt;rec-number&gt;3016&lt;/rec-number&gt;&lt;foreign-keys&gt;&lt;key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00B76760">
        <w:rPr>
          <w:rFonts w:asciiTheme="majorBidi" w:hAnsiTheme="majorBidi" w:cstheme="majorBidi"/>
          <w:sz w:val="24"/>
          <w:szCs w:val="24"/>
        </w:rPr>
        <w:fldChar w:fldCharType="separate"/>
      </w:r>
      <w:r w:rsidR="00B76760">
        <w:rPr>
          <w:rFonts w:asciiTheme="majorBidi" w:hAnsiTheme="majorBidi" w:cstheme="majorBidi"/>
          <w:noProof/>
          <w:sz w:val="24"/>
          <w:szCs w:val="24"/>
        </w:rPr>
        <w:t>(Buschatzke et al., 2024; Table A1)</w:t>
      </w:r>
      <w:r w:rsidR="00B76760">
        <w:rPr>
          <w:rFonts w:asciiTheme="majorBidi" w:hAnsiTheme="majorBidi" w:cstheme="majorBidi"/>
          <w:sz w:val="24"/>
          <w:szCs w:val="24"/>
        </w:rPr>
        <w:fldChar w:fldCharType="end"/>
      </w:r>
      <w:r w:rsidR="00AB2D74">
        <w:rPr>
          <w:rFonts w:asciiTheme="majorBidi" w:hAnsiTheme="majorBidi" w:cstheme="majorBidi"/>
          <w:sz w:val="24"/>
          <w:szCs w:val="24"/>
        </w:rPr>
        <w:t xml:space="preserve"> becomes the share of reservoir inflow (Table A2)</w:t>
      </w:r>
      <w:r w:rsidR="00AF5A89">
        <w:rPr>
          <w:rFonts w:asciiTheme="majorBidi" w:hAnsiTheme="majorBidi" w:cstheme="majorBidi"/>
          <w:sz w:val="24"/>
          <w:szCs w:val="24"/>
        </w:rPr>
        <w:t>.</w:t>
      </w:r>
    </w:p>
    <w:p w14:paraId="6F3635C9" w14:textId="6045FC5A" w:rsidR="00B76760" w:rsidRPr="00B76760" w:rsidRDefault="00B76760" w:rsidP="0028676C">
      <w:pPr>
        <w:rPr>
          <w:rFonts w:asciiTheme="majorBidi" w:hAnsiTheme="majorBidi" w:cstheme="majorBidi"/>
          <w:b/>
          <w:bCs/>
          <w:sz w:val="24"/>
          <w:szCs w:val="24"/>
        </w:rPr>
      </w:pPr>
      <w:r w:rsidRPr="00B76760">
        <w:rPr>
          <w:rFonts w:asciiTheme="majorBidi" w:hAnsiTheme="majorBidi" w:cstheme="majorBidi"/>
          <w:b/>
          <w:bCs/>
          <w:sz w:val="24"/>
          <w:szCs w:val="24"/>
        </w:rPr>
        <w:t xml:space="preserve">Table A1. </w:t>
      </w:r>
      <w:r w:rsidR="000D32EF">
        <w:rPr>
          <w:rFonts w:asciiTheme="majorBidi" w:hAnsiTheme="majorBidi" w:cstheme="majorBidi"/>
          <w:b/>
          <w:bCs/>
          <w:sz w:val="24"/>
          <w:szCs w:val="24"/>
        </w:rPr>
        <w:t xml:space="preserve">Prior agreed </w:t>
      </w:r>
      <w:r w:rsidRPr="00B76760">
        <w:rPr>
          <w:rFonts w:asciiTheme="majorBidi" w:hAnsiTheme="majorBidi" w:cstheme="majorBidi"/>
          <w:b/>
          <w:bCs/>
          <w:sz w:val="24"/>
          <w:szCs w:val="24"/>
        </w:rPr>
        <w:t>Lower Basin shortages and share</w:t>
      </w:r>
      <w:r w:rsidR="00A40459">
        <w:rPr>
          <w:rFonts w:asciiTheme="majorBidi" w:hAnsiTheme="majorBidi" w:cstheme="majorBidi"/>
          <w:b/>
          <w:bCs/>
          <w:sz w:val="24"/>
          <w:szCs w:val="24"/>
        </w:rPr>
        <w:t>s</w:t>
      </w:r>
      <w:r w:rsidRPr="00B76760">
        <w:rPr>
          <w:rFonts w:asciiTheme="majorBidi" w:hAnsiTheme="majorBidi" w:cstheme="majorBidi"/>
          <w:b/>
          <w:bCs/>
          <w:sz w:val="24"/>
          <w:szCs w:val="24"/>
        </w:rPr>
        <w:t xml:space="preserve"> of shortages </w:t>
      </w:r>
      <w:r w:rsidR="000D32EF">
        <w:rPr>
          <w:rFonts w:asciiTheme="majorBidi" w:hAnsiTheme="majorBidi" w:cstheme="majorBidi"/>
          <w:b/>
          <w:bCs/>
          <w:sz w:val="24"/>
          <w:szCs w:val="24"/>
        </w:rPr>
        <w:fldChar w:fldCharType="begin"/>
      </w:r>
      <w:r w:rsidR="000D32EF">
        <w:rPr>
          <w:rFonts w:asciiTheme="majorBidi" w:hAnsiTheme="majorBidi" w:cstheme="majorBidi"/>
          <w:b/>
          <w:bCs/>
          <w:sz w:val="24"/>
          <w:szCs w:val="24"/>
        </w:rPr>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000D32EF">
        <w:rPr>
          <w:rFonts w:asciiTheme="majorBidi" w:hAnsiTheme="majorBidi" w:cstheme="majorBidi"/>
          <w:b/>
          <w:bCs/>
          <w:sz w:val="24"/>
          <w:szCs w:val="24"/>
        </w:rPr>
        <w:fldChar w:fldCharType="separate"/>
      </w:r>
      <w:r w:rsidR="000D32EF">
        <w:rPr>
          <w:rFonts w:asciiTheme="majorBidi" w:hAnsiTheme="majorBidi" w:cstheme="majorBidi"/>
          <w:b/>
          <w:bCs/>
          <w:noProof/>
          <w:sz w:val="24"/>
          <w:szCs w:val="24"/>
        </w:rPr>
        <w:t>(Buschatzke et al., 2024)</w:t>
      </w:r>
      <w:r w:rsidR="000D32EF">
        <w:rPr>
          <w:rFonts w:asciiTheme="majorBidi" w:hAnsiTheme="majorBidi" w:cstheme="majorBidi"/>
          <w:b/>
          <w:bCs/>
          <w:sz w:val="24"/>
          <w:szCs w:val="24"/>
        </w:rPr>
        <w:fldChar w:fldCharType="end"/>
      </w:r>
      <w:r w:rsidR="00A40459">
        <w:rPr>
          <w:rFonts w:asciiTheme="majorBidi" w:hAnsiTheme="majorBidi" w:cstheme="majorBidi"/>
          <w:b/>
          <w:bCs/>
          <w:sz w:val="24"/>
          <w:szCs w:val="24"/>
        </w:rPr>
        <w:t>.</w:t>
      </w:r>
    </w:p>
    <w:p w14:paraId="345CD2F0" w14:textId="0228C089" w:rsidR="00B76760" w:rsidRDefault="000D32EF" w:rsidP="0028676C">
      <w:pPr>
        <w:rPr>
          <w:rFonts w:asciiTheme="majorBidi" w:hAnsiTheme="majorBidi" w:cstheme="majorBidi"/>
          <w:sz w:val="24"/>
          <w:szCs w:val="24"/>
        </w:rPr>
      </w:pPr>
      <w:r w:rsidRPr="000D32EF">
        <w:rPr>
          <w:noProof/>
        </w:rPr>
        <w:drawing>
          <wp:inline distT="0" distB="0" distL="0" distR="0" wp14:anchorId="4CC0DC87" wp14:editId="29FFDDB0">
            <wp:extent cx="3157335" cy="2045508"/>
            <wp:effectExtent l="0" t="0" r="5080" b="0"/>
            <wp:docPr id="1671674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5022" cy="2056967"/>
                    </a:xfrm>
                    <a:prstGeom prst="rect">
                      <a:avLst/>
                    </a:prstGeom>
                    <a:noFill/>
                    <a:ln>
                      <a:noFill/>
                    </a:ln>
                  </pic:spPr>
                </pic:pic>
              </a:graphicData>
            </a:graphic>
          </wp:inline>
        </w:drawing>
      </w:r>
    </w:p>
    <w:p w14:paraId="0DA26BAB" w14:textId="77777777" w:rsidR="00B16243" w:rsidRDefault="00B16243" w:rsidP="0028676C">
      <w:pPr>
        <w:rPr>
          <w:rFonts w:asciiTheme="majorBidi" w:hAnsiTheme="majorBidi" w:cstheme="majorBidi"/>
          <w:b/>
          <w:bCs/>
          <w:sz w:val="24"/>
          <w:szCs w:val="24"/>
        </w:rPr>
      </w:pPr>
    </w:p>
    <w:p w14:paraId="4C1747A2" w14:textId="03859DEE" w:rsidR="00B76760" w:rsidRDefault="00B76760" w:rsidP="0028676C">
      <w:pPr>
        <w:rPr>
          <w:rFonts w:asciiTheme="majorBidi" w:hAnsiTheme="majorBidi" w:cstheme="majorBidi"/>
          <w:b/>
          <w:bCs/>
          <w:sz w:val="24"/>
          <w:szCs w:val="24"/>
        </w:rPr>
      </w:pPr>
      <w:r w:rsidRPr="00B76760">
        <w:rPr>
          <w:rFonts w:asciiTheme="majorBidi" w:hAnsiTheme="majorBidi" w:cstheme="majorBidi"/>
          <w:b/>
          <w:bCs/>
          <w:sz w:val="24"/>
          <w:szCs w:val="24"/>
        </w:rPr>
        <w:t xml:space="preserve">Table A2. Share of </w:t>
      </w:r>
      <w:r w:rsidR="00432003">
        <w:rPr>
          <w:rFonts w:asciiTheme="majorBidi" w:hAnsiTheme="majorBidi" w:cstheme="majorBidi"/>
          <w:b/>
          <w:bCs/>
          <w:sz w:val="24"/>
          <w:szCs w:val="24"/>
        </w:rPr>
        <w:t>Lake Mead inflow</w:t>
      </w:r>
      <w:r w:rsidR="00B16243">
        <w:rPr>
          <w:rFonts w:asciiTheme="majorBidi" w:hAnsiTheme="majorBidi" w:cstheme="majorBidi"/>
          <w:b/>
          <w:bCs/>
          <w:sz w:val="24"/>
          <w:szCs w:val="24"/>
        </w:rPr>
        <w:t xml:space="preserve"> </w:t>
      </w:r>
      <w:r w:rsidR="00695E50">
        <w:rPr>
          <w:rFonts w:asciiTheme="majorBidi" w:hAnsiTheme="majorBidi" w:cstheme="majorBidi"/>
          <w:b/>
          <w:bCs/>
          <w:sz w:val="24"/>
          <w:szCs w:val="24"/>
        </w:rPr>
        <w:t>by</w:t>
      </w:r>
      <w:r w:rsidR="00B16243">
        <w:rPr>
          <w:rFonts w:asciiTheme="majorBidi" w:hAnsiTheme="majorBidi" w:cstheme="majorBidi"/>
          <w:b/>
          <w:bCs/>
          <w:sz w:val="24"/>
          <w:szCs w:val="24"/>
        </w:rPr>
        <w:t xml:space="preserve"> volume and percentage.</w:t>
      </w:r>
    </w:p>
    <w:p w14:paraId="03163A09" w14:textId="78EC6477" w:rsidR="00B76760" w:rsidRPr="00B76760" w:rsidRDefault="00695E50" w:rsidP="0028676C">
      <w:pPr>
        <w:rPr>
          <w:rFonts w:asciiTheme="majorBidi" w:hAnsiTheme="majorBidi" w:cstheme="majorBidi"/>
          <w:b/>
          <w:bCs/>
          <w:sz w:val="24"/>
          <w:szCs w:val="24"/>
        </w:rPr>
      </w:pPr>
      <w:r w:rsidRPr="00695E50">
        <w:rPr>
          <w:noProof/>
        </w:rPr>
        <w:lastRenderedPageBreak/>
        <w:drawing>
          <wp:inline distT="0" distB="0" distL="0" distR="0" wp14:anchorId="3DFF5439" wp14:editId="46D10C37">
            <wp:extent cx="5943600" cy="1592580"/>
            <wp:effectExtent l="0" t="0" r="0" b="7620"/>
            <wp:docPr id="1828808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14:paraId="5C417FD7" w14:textId="60B401D7" w:rsidR="0049054F" w:rsidRPr="00BE23AA" w:rsidRDefault="00695E50" w:rsidP="0028676C">
      <w:pPr>
        <w:rPr>
          <w:rFonts w:asciiTheme="majorBidi" w:hAnsiTheme="majorBidi" w:cstheme="majorBidi"/>
          <w:b/>
          <w:bCs/>
          <w:sz w:val="24"/>
          <w:szCs w:val="24"/>
        </w:rPr>
      </w:pPr>
      <w:r>
        <w:rPr>
          <w:rFonts w:asciiTheme="majorBidi" w:hAnsiTheme="majorBidi" w:cstheme="majorBidi"/>
          <w:b/>
          <w:bCs/>
          <w:sz w:val="24"/>
          <w:szCs w:val="24"/>
        </w:rPr>
        <w:t>Example c</w:t>
      </w:r>
      <w:r w:rsidR="0017483B" w:rsidRPr="00BE23AA">
        <w:rPr>
          <w:rFonts w:asciiTheme="majorBidi" w:hAnsiTheme="majorBidi" w:cstheme="majorBidi"/>
          <w:b/>
          <w:bCs/>
          <w:sz w:val="24"/>
          <w:szCs w:val="24"/>
        </w:rPr>
        <w:t>alculations</w:t>
      </w:r>
      <w:r w:rsidR="00BE23AA">
        <w:rPr>
          <w:rFonts w:asciiTheme="majorBidi" w:hAnsiTheme="majorBidi" w:cstheme="majorBidi"/>
          <w:b/>
          <w:bCs/>
          <w:sz w:val="24"/>
          <w:szCs w:val="24"/>
        </w:rPr>
        <w:t xml:space="preserve"> of </w:t>
      </w:r>
      <w:r>
        <w:rPr>
          <w:rFonts w:asciiTheme="majorBidi" w:hAnsiTheme="majorBidi" w:cstheme="majorBidi"/>
          <w:b/>
          <w:bCs/>
          <w:sz w:val="24"/>
          <w:szCs w:val="24"/>
        </w:rPr>
        <w:t>share of Lake Mead inflow by</w:t>
      </w:r>
      <w:r w:rsidR="00BE23AA">
        <w:rPr>
          <w:rFonts w:asciiTheme="majorBidi" w:hAnsiTheme="majorBidi" w:cstheme="majorBidi"/>
          <w:b/>
          <w:bCs/>
          <w:sz w:val="24"/>
          <w:szCs w:val="24"/>
        </w:rPr>
        <w:t xml:space="preserve"> volume and percentage (Table A2) are:</w:t>
      </w:r>
    </w:p>
    <w:p w14:paraId="1E724E01" w14:textId="628C7EE6" w:rsidR="00B76760" w:rsidRDefault="00695E50" w:rsidP="0049054F">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Total Lake Mead inflow</w:t>
      </w:r>
      <w:r w:rsidR="00B76760" w:rsidRPr="0049054F">
        <w:rPr>
          <w:rFonts w:asciiTheme="majorBidi" w:hAnsiTheme="majorBidi" w:cstheme="majorBidi"/>
          <w:sz w:val="24"/>
          <w:szCs w:val="24"/>
        </w:rPr>
        <w:t xml:space="preserve"> [</w:t>
      </w:r>
      <w:r w:rsidR="00B16243">
        <w:rPr>
          <w:rFonts w:asciiTheme="majorBidi" w:hAnsiTheme="majorBidi" w:cstheme="majorBidi"/>
          <w:sz w:val="24"/>
          <w:szCs w:val="24"/>
        </w:rPr>
        <w:t>B</w:t>
      </w:r>
      <w:r w:rsidR="00B76760" w:rsidRPr="0049054F">
        <w:rPr>
          <w:rFonts w:asciiTheme="majorBidi" w:hAnsiTheme="majorBidi" w:cstheme="majorBidi"/>
          <w:sz w:val="24"/>
          <w:szCs w:val="24"/>
        </w:rPr>
        <w:t xml:space="preserve">] </w:t>
      </w:r>
      <w:r w:rsidR="00B16243">
        <w:rPr>
          <w:rFonts w:asciiTheme="majorBidi" w:hAnsiTheme="majorBidi" w:cstheme="majorBidi"/>
          <w:sz w:val="24"/>
          <w:szCs w:val="24"/>
        </w:rPr>
        <w:t xml:space="preserve">= </w:t>
      </w:r>
      <w:r w:rsidR="00B65827">
        <w:rPr>
          <w:rFonts w:asciiTheme="majorBidi" w:hAnsiTheme="majorBidi" w:cstheme="majorBidi"/>
          <w:sz w:val="24"/>
          <w:szCs w:val="24"/>
        </w:rPr>
        <w:t>9.0</w:t>
      </w:r>
      <w:r w:rsidR="00B16243">
        <w:rPr>
          <w:rFonts w:asciiTheme="majorBidi" w:hAnsiTheme="majorBidi" w:cstheme="majorBidi"/>
          <w:sz w:val="24"/>
          <w:szCs w:val="24"/>
        </w:rPr>
        <w:t xml:space="preserve"> ─</w:t>
      </w:r>
      <w:r w:rsidR="00B76760" w:rsidRPr="0049054F">
        <w:rPr>
          <w:rFonts w:asciiTheme="majorBidi" w:hAnsiTheme="majorBidi" w:cstheme="majorBidi"/>
          <w:sz w:val="24"/>
          <w:szCs w:val="24"/>
        </w:rPr>
        <w:t xml:space="preserve"> Total Shortage [</w:t>
      </w:r>
      <w:r w:rsidR="00B16243">
        <w:rPr>
          <w:rFonts w:asciiTheme="majorBidi" w:hAnsiTheme="majorBidi" w:cstheme="majorBidi"/>
          <w:sz w:val="24"/>
          <w:szCs w:val="24"/>
        </w:rPr>
        <w:t>A</w:t>
      </w:r>
      <w:r w:rsidR="00B76760" w:rsidRPr="0049054F">
        <w:rPr>
          <w:rFonts w:asciiTheme="majorBidi" w:hAnsiTheme="majorBidi" w:cstheme="majorBidi"/>
          <w:sz w:val="24"/>
          <w:szCs w:val="24"/>
        </w:rPr>
        <w:t>].</w:t>
      </w:r>
    </w:p>
    <w:p w14:paraId="342F0362" w14:textId="6445CD14" w:rsidR="0067166E" w:rsidRPr="0049054F" w:rsidRDefault="0067166E" w:rsidP="0067166E">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 xml:space="preserve">For example, a total shortage of 0.4 maf yields </w:t>
      </w:r>
      <w:r w:rsidR="00695E50">
        <w:rPr>
          <w:rFonts w:asciiTheme="majorBidi" w:hAnsiTheme="majorBidi" w:cstheme="majorBidi"/>
          <w:sz w:val="24"/>
          <w:szCs w:val="24"/>
        </w:rPr>
        <w:t>a Lake Mead inflow</w:t>
      </w:r>
      <w:r>
        <w:rPr>
          <w:rFonts w:asciiTheme="majorBidi" w:hAnsiTheme="majorBidi" w:cstheme="majorBidi"/>
          <w:sz w:val="24"/>
          <w:szCs w:val="24"/>
        </w:rPr>
        <w:t xml:space="preserve"> of 9.0 ─ 0.4 = 8.6 maf</w:t>
      </w:r>
      <w:r w:rsidR="00695E50">
        <w:rPr>
          <w:rFonts w:asciiTheme="majorBidi" w:hAnsiTheme="majorBidi" w:cstheme="majorBidi"/>
          <w:sz w:val="24"/>
          <w:szCs w:val="24"/>
        </w:rPr>
        <w:t xml:space="preserve"> per year</w:t>
      </w:r>
      <w:r>
        <w:rPr>
          <w:rFonts w:asciiTheme="majorBidi" w:hAnsiTheme="majorBidi" w:cstheme="majorBidi"/>
          <w:sz w:val="24"/>
          <w:szCs w:val="24"/>
        </w:rPr>
        <w:t>.</w:t>
      </w:r>
    </w:p>
    <w:p w14:paraId="199DD217" w14:textId="77777777" w:rsidR="00BE23AA" w:rsidRDefault="00BE23AA" w:rsidP="00BE23AA">
      <w:pPr>
        <w:pStyle w:val="ListParagraph"/>
        <w:rPr>
          <w:rFonts w:asciiTheme="majorBidi" w:hAnsiTheme="majorBidi" w:cstheme="majorBidi"/>
          <w:sz w:val="24"/>
          <w:szCs w:val="24"/>
        </w:rPr>
      </w:pPr>
    </w:p>
    <w:p w14:paraId="51D4E8C7" w14:textId="0BE53BB7" w:rsidR="00B65827" w:rsidRDefault="000A1B8B" w:rsidP="0049054F">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Share of </w:t>
      </w:r>
      <w:r w:rsidR="00432003">
        <w:rPr>
          <w:rFonts w:asciiTheme="majorBidi" w:hAnsiTheme="majorBidi" w:cstheme="majorBidi"/>
          <w:sz w:val="24"/>
          <w:szCs w:val="24"/>
        </w:rPr>
        <w:t>Reservoir Inflow</w:t>
      </w:r>
      <w:r>
        <w:rPr>
          <w:rFonts w:asciiTheme="majorBidi" w:hAnsiTheme="majorBidi" w:cstheme="majorBidi"/>
          <w:sz w:val="24"/>
          <w:szCs w:val="24"/>
        </w:rPr>
        <w:t>:</w:t>
      </w:r>
      <w:r w:rsidR="00BE23AA">
        <w:rPr>
          <w:rFonts w:asciiTheme="majorBidi" w:hAnsiTheme="majorBidi" w:cstheme="majorBidi"/>
          <w:sz w:val="24"/>
          <w:szCs w:val="24"/>
        </w:rPr>
        <w:t xml:space="preserve"> </w:t>
      </w:r>
    </w:p>
    <w:p w14:paraId="15F74114" w14:textId="449F76F4" w:rsidR="00B76760" w:rsidRDefault="00B65827" w:rsidP="0017483B">
      <w:pPr>
        <w:pStyle w:val="ListParagraph"/>
        <w:numPr>
          <w:ilvl w:val="1"/>
          <w:numId w:val="22"/>
        </w:numPr>
        <w:rPr>
          <w:rFonts w:asciiTheme="majorBidi" w:hAnsiTheme="majorBidi" w:cstheme="majorBidi"/>
          <w:sz w:val="24"/>
          <w:szCs w:val="24"/>
        </w:rPr>
      </w:pPr>
      <w:r>
        <w:rPr>
          <w:rFonts w:asciiTheme="majorBidi" w:hAnsiTheme="majorBidi" w:cstheme="majorBidi"/>
          <w:sz w:val="24"/>
          <w:szCs w:val="24"/>
        </w:rPr>
        <w:t xml:space="preserve">Arizona [C] = 2.8 ─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r w:rsidR="006756E3">
        <w:rPr>
          <w:rFonts w:asciiTheme="majorBidi" w:hAnsiTheme="majorBidi" w:cstheme="majorBidi"/>
          <w:sz w:val="24"/>
          <w:szCs w:val="24"/>
        </w:rPr>
        <w:t>.</w:t>
      </w:r>
    </w:p>
    <w:p w14:paraId="52C2D1F8" w14:textId="25021D7C" w:rsidR="006756E3" w:rsidRDefault="006756E3" w:rsidP="006756E3">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For example, at 8.6 maf</w:t>
      </w:r>
      <w:r w:rsidR="00B74DFA">
        <w:rPr>
          <w:rFonts w:asciiTheme="majorBidi" w:hAnsiTheme="majorBidi" w:cstheme="majorBidi"/>
          <w:sz w:val="24"/>
          <w:szCs w:val="24"/>
        </w:rPr>
        <w:t xml:space="preserve"> of </w:t>
      </w:r>
      <w:r w:rsidR="008B34AD">
        <w:rPr>
          <w:rFonts w:asciiTheme="majorBidi" w:hAnsiTheme="majorBidi" w:cstheme="majorBidi"/>
          <w:sz w:val="24"/>
          <w:szCs w:val="24"/>
        </w:rPr>
        <w:t>reservoir inflow</w:t>
      </w:r>
      <w:r w:rsidR="00B74DFA">
        <w:rPr>
          <w:rFonts w:asciiTheme="majorBidi" w:hAnsiTheme="majorBidi" w:cstheme="majorBidi"/>
          <w:sz w:val="24"/>
          <w:szCs w:val="24"/>
        </w:rPr>
        <w:t xml:space="preserve">, Arizona’s share is </w:t>
      </w:r>
      <w:r>
        <w:rPr>
          <w:rFonts w:asciiTheme="majorBidi" w:hAnsiTheme="majorBidi" w:cstheme="majorBidi"/>
          <w:sz w:val="24"/>
          <w:szCs w:val="24"/>
        </w:rPr>
        <w:t>2.8 ─ 0.28 = 2.52</w:t>
      </w:r>
      <w:r w:rsidR="00B74DFA">
        <w:rPr>
          <w:rFonts w:asciiTheme="majorBidi" w:hAnsiTheme="majorBidi" w:cstheme="majorBidi"/>
          <w:sz w:val="24"/>
          <w:szCs w:val="24"/>
        </w:rPr>
        <w:t xml:space="preserve"> maf</w:t>
      </w:r>
      <w:r>
        <w:rPr>
          <w:rFonts w:asciiTheme="majorBidi" w:hAnsiTheme="majorBidi" w:cstheme="majorBidi"/>
          <w:sz w:val="24"/>
          <w:szCs w:val="24"/>
        </w:rPr>
        <w:t>.</w:t>
      </w:r>
    </w:p>
    <w:p w14:paraId="4A3CDA17" w14:textId="574C340D" w:rsidR="0017483B" w:rsidRDefault="00B65827" w:rsidP="0017483B">
      <w:pPr>
        <w:pStyle w:val="ListParagraph"/>
        <w:numPr>
          <w:ilvl w:val="1"/>
          <w:numId w:val="22"/>
        </w:numPr>
        <w:rPr>
          <w:rFonts w:asciiTheme="majorBidi" w:hAnsiTheme="majorBidi" w:cstheme="majorBidi"/>
          <w:sz w:val="24"/>
          <w:szCs w:val="24"/>
        </w:rPr>
      </w:pPr>
      <w:r w:rsidRPr="0017483B">
        <w:rPr>
          <w:rFonts w:asciiTheme="majorBidi" w:hAnsiTheme="majorBidi" w:cstheme="majorBidi"/>
          <w:sz w:val="24"/>
          <w:szCs w:val="24"/>
        </w:rPr>
        <w:t xml:space="preserve">Nevada [D] = 0.3 </w:t>
      </w:r>
      <w:r w:rsidR="0017483B" w:rsidRPr="0017483B">
        <w:rPr>
          <w:rFonts w:asciiTheme="majorBidi" w:hAnsiTheme="majorBidi" w:cstheme="majorBidi"/>
          <w:sz w:val="24"/>
          <w:szCs w:val="24"/>
        </w:rPr>
        <w:t xml:space="preserve">─ </w:t>
      </w:r>
      <w:r w:rsidR="0017483B">
        <w:rPr>
          <w:rFonts w:asciiTheme="majorBidi" w:hAnsiTheme="majorBidi" w:cstheme="majorBidi"/>
          <w:sz w:val="24"/>
          <w:szCs w:val="24"/>
        </w:rPr>
        <w:t xml:space="preserve">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p>
    <w:p w14:paraId="12C45581" w14:textId="6702F2F9" w:rsidR="006756E3" w:rsidRDefault="006756E3" w:rsidP="006756E3">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w:t>
      </w:r>
      <w:r w:rsidR="00B74DFA">
        <w:rPr>
          <w:rFonts w:asciiTheme="majorBidi" w:hAnsiTheme="majorBidi" w:cstheme="majorBidi"/>
          <w:sz w:val="24"/>
          <w:szCs w:val="24"/>
        </w:rPr>
        <w:t>8.0</w:t>
      </w:r>
      <w:r>
        <w:rPr>
          <w:rFonts w:asciiTheme="majorBidi" w:hAnsiTheme="majorBidi" w:cstheme="majorBidi"/>
          <w:sz w:val="24"/>
          <w:szCs w:val="24"/>
        </w:rPr>
        <w:t xml:space="preserve"> maf</w:t>
      </w:r>
      <w:r w:rsidR="00B74DFA">
        <w:rPr>
          <w:rFonts w:asciiTheme="majorBidi" w:hAnsiTheme="majorBidi" w:cstheme="majorBidi"/>
          <w:sz w:val="24"/>
          <w:szCs w:val="24"/>
        </w:rPr>
        <w:t xml:space="preserve"> of </w:t>
      </w:r>
      <w:r w:rsidR="008B34AD">
        <w:rPr>
          <w:rFonts w:asciiTheme="majorBidi" w:hAnsiTheme="majorBidi" w:cstheme="majorBidi"/>
          <w:sz w:val="24"/>
          <w:szCs w:val="24"/>
        </w:rPr>
        <w:t>reservoir inflow</w:t>
      </w:r>
      <w:r w:rsidR="00B74DFA">
        <w:rPr>
          <w:rFonts w:asciiTheme="majorBidi" w:hAnsiTheme="majorBidi" w:cstheme="majorBidi"/>
          <w:sz w:val="24"/>
          <w:szCs w:val="24"/>
        </w:rPr>
        <w:t>, Nevada’s share is</w:t>
      </w:r>
      <w:r>
        <w:rPr>
          <w:rFonts w:asciiTheme="majorBidi" w:hAnsiTheme="majorBidi" w:cstheme="majorBidi"/>
          <w:sz w:val="24"/>
          <w:szCs w:val="24"/>
        </w:rPr>
        <w:t xml:space="preserve"> 0.</w:t>
      </w:r>
      <w:r w:rsidR="00B74DFA">
        <w:rPr>
          <w:rFonts w:asciiTheme="majorBidi" w:hAnsiTheme="majorBidi" w:cstheme="majorBidi"/>
          <w:sz w:val="24"/>
          <w:szCs w:val="24"/>
        </w:rPr>
        <w:t xml:space="preserve"> </w:t>
      </w:r>
      <w:r>
        <w:rPr>
          <w:rFonts w:asciiTheme="majorBidi" w:hAnsiTheme="majorBidi" w:cstheme="majorBidi"/>
          <w:sz w:val="24"/>
          <w:szCs w:val="24"/>
        </w:rPr>
        <w:t>3 ─ 0.0</w:t>
      </w:r>
      <w:r w:rsidR="00B74DFA">
        <w:rPr>
          <w:rFonts w:asciiTheme="majorBidi" w:hAnsiTheme="majorBidi" w:cstheme="majorBidi"/>
          <w:sz w:val="24"/>
          <w:szCs w:val="24"/>
        </w:rPr>
        <w:t>3</w:t>
      </w:r>
      <w:r>
        <w:rPr>
          <w:rFonts w:asciiTheme="majorBidi" w:hAnsiTheme="majorBidi" w:cstheme="majorBidi"/>
          <w:sz w:val="24"/>
          <w:szCs w:val="24"/>
        </w:rPr>
        <w:t xml:space="preserve"> = 0.2</w:t>
      </w:r>
      <w:r w:rsidR="00B74DFA">
        <w:rPr>
          <w:rFonts w:asciiTheme="majorBidi" w:hAnsiTheme="majorBidi" w:cstheme="majorBidi"/>
          <w:sz w:val="24"/>
          <w:szCs w:val="24"/>
        </w:rPr>
        <w:t>7 maf.</w:t>
      </w:r>
    </w:p>
    <w:p w14:paraId="09E540F5" w14:textId="46DF1727" w:rsidR="0017483B" w:rsidRDefault="0017483B" w:rsidP="0017483B">
      <w:pPr>
        <w:pStyle w:val="ListParagraph"/>
        <w:numPr>
          <w:ilvl w:val="1"/>
          <w:numId w:val="22"/>
        </w:numPr>
        <w:rPr>
          <w:rFonts w:asciiTheme="majorBidi" w:hAnsiTheme="majorBidi" w:cstheme="majorBidi"/>
          <w:sz w:val="24"/>
          <w:szCs w:val="24"/>
        </w:rPr>
      </w:pPr>
      <w:r w:rsidRPr="0017483B">
        <w:rPr>
          <w:rFonts w:asciiTheme="majorBidi" w:hAnsiTheme="majorBidi" w:cstheme="majorBidi"/>
          <w:sz w:val="24"/>
          <w:szCs w:val="24"/>
        </w:rPr>
        <w:t>California [E] = 4.4 ─</w:t>
      </w:r>
      <w:r>
        <w:rPr>
          <w:rFonts w:asciiTheme="majorBidi" w:hAnsiTheme="majorBidi" w:cstheme="majorBidi"/>
          <w:sz w:val="24"/>
          <w:szCs w:val="24"/>
        </w:rPr>
        <w:t xml:space="preserve">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p>
    <w:p w14:paraId="63DB9F91" w14:textId="3C222ADD" w:rsidR="00B74DFA" w:rsidRDefault="00B74DFA" w:rsidP="00B74DFA">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7.5 maf of </w:t>
      </w:r>
      <w:r w:rsidR="008B34AD">
        <w:rPr>
          <w:rFonts w:asciiTheme="majorBidi" w:hAnsiTheme="majorBidi" w:cstheme="majorBidi"/>
          <w:sz w:val="24"/>
          <w:szCs w:val="24"/>
        </w:rPr>
        <w:t>reservoir inflow</w:t>
      </w:r>
      <w:r>
        <w:rPr>
          <w:rFonts w:asciiTheme="majorBidi" w:hAnsiTheme="majorBidi" w:cstheme="majorBidi"/>
          <w:sz w:val="24"/>
          <w:szCs w:val="24"/>
        </w:rPr>
        <w:t>, California’s share is 4.4 ─ 0.44 = 3.96 maf.</w:t>
      </w:r>
    </w:p>
    <w:p w14:paraId="24902F26" w14:textId="04E4EE75" w:rsidR="00BE23AA" w:rsidRDefault="0017483B" w:rsidP="00F84F65">
      <w:pPr>
        <w:pStyle w:val="ListParagraph"/>
        <w:numPr>
          <w:ilvl w:val="1"/>
          <w:numId w:val="22"/>
        </w:numPr>
        <w:rPr>
          <w:rFonts w:asciiTheme="majorBidi" w:hAnsiTheme="majorBidi" w:cstheme="majorBidi"/>
          <w:sz w:val="24"/>
          <w:szCs w:val="24"/>
        </w:rPr>
      </w:pPr>
      <w:r>
        <w:rPr>
          <w:rFonts w:asciiTheme="majorBidi" w:hAnsiTheme="majorBidi" w:cstheme="majorBidi"/>
          <w:sz w:val="24"/>
          <w:szCs w:val="24"/>
        </w:rPr>
        <w:t xml:space="preserve">Mexico [F] = 1.5 </w:t>
      </w:r>
      <w:r w:rsidRPr="0017483B">
        <w:rPr>
          <w:rFonts w:asciiTheme="majorBidi" w:hAnsiTheme="majorBidi" w:cstheme="majorBidi"/>
          <w:sz w:val="24"/>
          <w:szCs w:val="24"/>
        </w:rPr>
        <w:t>─</w:t>
      </w:r>
      <w:r>
        <w:rPr>
          <w:rFonts w:asciiTheme="majorBidi" w:hAnsiTheme="majorBidi" w:cstheme="majorBidi"/>
          <w:sz w:val="24"/>
          <w:szCs w:val="24"/>
        </w:rPr>
        <w:t xml:space="preserve"> </w:t>
      </w:r>
      <w:r w:rsidR="000A1B8B">
        <w:rPr>
          <w:rFonts w:asciiTheme="majorBidi" w:hAnsiTheme="majorBidi" w:cstheme="majorBidi"/>
          <w:sz w:val="24"/>
          <w:szCs w:val="24"/>
        </w:rPr>
        <w:t>Share of Shortage as Volume in Table A1.</w:t>
      </w:r>
    </w:p>
    <w:p w14:paraId="181DEB7F" w14:textId="3AB5A743" w:rsidR="00B74DFA" w:rsidRDefault="00B74DFA" w:rsidP="00B74DFA">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7.5 maf of </w:t>
      </w:r>
      <w:r w:rsidR="008B34AD">
        <w:rPr>
          <w:rFonts w:asciiTheme="majorBidi" w:hAnsiTheme="majorBidi" w:cstheme="majorBidi"/>
          <w:sz w:val="24"/>
          <w:szCs w:val="24"/>
        </w:rPr>
        <w:t>reservoir inflow</w:t>
      </w:r>
      <w:r>
        <w:rPr>
          <w:rFonts w:asciiTheme="majorBidi" w:hAnsiTheme="majorBidi" w:cstheme="majorBidi"/>
          <w:sz w:val="24"/>
          <w:szCs w:val="24"/>
        </w:rPr>
        <w:t>, Mexico’s share is 1.5 ─ 0.25 = 1.25 maf.</w:t>
      </w:r>
    </w:p>
    <w:p w14:paraId="6D70FC41" w14:textId="77777777" w:rsidR="006756E3" w:rsidRDefault="006756E3" w:rsidP="006756E3">
      <w:pPr>
        <w:pStyle w:val="ListParagraph"/>
        <w:ind w:left="1440"/>
        <w:rPr>
          <w:rFonts w:asciiTheme="majorBidi" w:hAnsiTheme="majorBidi" w:cstheme="majorBidi"/>
          <w:sz w:val="24"/>
          <w:szCs w:val="24"/>
        </w:rPr>
      </w:pPr>
    </w:p>
    <w:p w14:paraId="776E14D6" w14:textId="1B8F591B" w:rsidR="006756E3" w:rsidRPr="006756E3" w:rsidRDefault="006756E3" w:rsidP="006756E3">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Total </w:t>
      </w:r>
      <w:r w:rsidR="008B34AD">
        <w:rPr>
          <w:rFonts w:asciiTheme="majorBidi" w:hAnsiTheme="majorBidi" w:cstheme="majorBidi"/>
          <w:sz w:val="24"/>
          <w:szCs w:val="24"/>
        </w:rPr>
        <w:t>Reservoir Inflow</w:t>
      </w:r>
      <w:r>
        <w:rPr>
          <w:rFonts w:asciiTheme="majorBidi" w:hAnsiTheme="majorBidi" w:cstheme="majorBidi"/>
          <w:sz w:val="24"/>
          <w:szCs w:val="24"/>
        </w:rPr>
        <w:t xml:space="preserve"> [G] = [C] + [D] + [E] + [F]</w:t>
      </w:r>
    </w:p>
    <w:p w14:paraId="7BBF9D0A" w14:textId="77777777" w:rsidR="00F84F65" w:rsidRPr="00F84F65" w:rsidRDefault="00F84F65" w:rsidP="00F84F65">
      <w:pPr>
        <w:pStyle w:val="ListParagraph"/>
        <w:ind w:left="1440"/>
        <w:rPr>
          <w:rFonts w:asciiTheme="majorBidi" w:hAnsiTheme="majorBidi" w:cstheme="majorBidi"/>
          <w:sz w:val="24"/>
          <w:szCs w:val="24"/>
        </w:rPr>
      </w:pPr>
    </w:p>
    <w:p w14:paraId="1CE96808" w14:textId="7FB1AADE" w:rsidR="00F84F65" w:rsidRDefault="00F84F65" w:rsidP="00540A39">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A user’s Percent of </w:t>
      </w:r>
      <w:r w:rsidR="008B34AD">
        <w:rPr>
          <w:rFonts w:asciiTheme="majorBidi" w:hAnsiTheme="majorBidi" w:cstheme="majorBidi"/>
          <w:sz w:val="24"/>
          <w:szCs w:val="24"/>
        </w:rPr>
        <w:t>Reservoir Inflow</w:t>
      </w:r>
      <w:r>
        <w:rPr>
          <w:rFonts w:asciiTheme="majorBidi" w:hAnsiTheme="majorBidi" w:cstheme="majorBidi"/>
          <w:sz w:val="24"/>
          <w:szCs w:val="24"/>
        </w:rPr>
        <w:t xml:space="preserve"> is their share by volume divided by the total volume.</w:t>
      </w:r>
    </w:p>
    <w:p w14:paraId="452C84FF" w14:textId="77777777" w:rsidR="00F84F65" w:rsidRPr="00F84F65" w:rsidRDefault="00F84F65" w:rsidP="00F84F65">
      <w:pPr>
        <w:pStyle w:val="ListParagraph"/>
        <w:rPr>
          <w:rFonts w:asciiTheme="majorBidi" w:hAnsiTheme="majorBidi" w:cstheme="majorBidi"/>
          <w:sz w:val="24"/>
          <w:szCs w:val="24"/>
        </w:rPr>
      </w:pPr>
    </w:p>
    <w:p w14:paraId="7104187E" w14:textId="366DFC74"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Arizona [H] = [C] / [G]</w:t>
      </w:r>
    </w:p>
    <w:p w14:paraId="62209ED7" w14:textId="39300C6D"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Nevada [I] = [D] / [G]</w:t>
      </w:r>
    </w:p>
    <w:p w14:paraId="1EF36618" w14:textId="5C376674"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And so forth.</w:t>
      </w:r>
    </w:p>
    <w:p w14:paraId="08EB69E7" w14:textId="77777777" w:rsidR="00F84F65" w:rsidRDefault="00F84F65" w:rsidP="00F84F65">
      <w:pPr>
        <w:pStyle w:val="ListParagraph"/>
        <w:ind w:left="1440"/>
        <w:rPr>
          <w:rFonts w:asciiTheme="majorBidi" w:hAnsiTheme="majorBidi" w:cstheme="majorBidi"/>
          <w:sz w:val="24"/>
          <w:szCs w:val="24"/>
        </w:rPr>
      </w:pPr>
    </w:p>
    <w:p w14:paraId="124E56B2" w14:textId="0713FA71" w:rsidR="00F84F65" w:rsidRPr="00653CE4" w:rsidRDefault="00F84F65" w:rsidP="00653CE4">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Total Percentage of </w:t>
      </w:r>
      <w:r w:rsidR="008B34AD">
        <w:rPr>
          <w:rFonts w:asciiTheme="majorBidi" w:hAnsiTheme="majorBidi" w:cstheme="majorBidi"/>
          <w:sz w:val="24"/>
          <w:szCs w:val="24"/>
        </w:rPr>
        <w:t>Reservoir Inflow</w:t>
      </w:r>
      <w:r>
        <w:rPr>
          <w:rFonts w:asciiTheme="majorBidi" w:hAnsiTheme="majorBidi" w:cstheme="majorBidi"/>
          <w:sz w:val="24"/>
          <w:szCs w:val="24"/>
        </w:rPr>
        <w:t xml:space="preserve"> [L] = [H] + [I] + [J] + [K]</w:t>
      </w:r>
      <w:r w:rsidR="00540A39">
        <w:rPr>
          <w:rFonts w:asciiTheme="majorBidi" w:hAnsiTheme="majorBidi" w:cstheme="majorBidi"/>
          <w:sz w:val="24"/>
          <w:szCs w:val="24"/>
        </w:rPr>
        <w:t xml:space="preserve"> = 100%</w:t>
      </w:r>
      <w:r>
        <w:rPr>
          <w:rFonts w:asciiTheme="majorBidi" w:hAnsiTheme="majorBidi" w:cstheme="majorBidi"/>
          <w:sz w:val="24"/>
          <w:szCs w:val="24"/>
        </w:rPr>
        <w:t>.</w:t>
      </w:r>
    </w:p>
    <w:p w14:paraId="0DC10232" w14:textId="6DF98A72" w:rsidR="00436FB2" w:rsidRPr="0028676C" w:rsidRDefault="00436FB2" w:rsidP="001E3AFB">
      <w:pPr>
        <w:pStyle w:val="Heading1"/>
      </w:pPr>
      <w:r>
        <w:lastRenderedPageBreak/>
        <w:t>References</w:t>
      </w:r>
    </w:p>
    <w:p w14:paraId="76390217" w14:textId="17FEF83C" w:rsidR="005D5F68" w:rsidRPr="005D5F68" w:rsidRDefault="00FC409E" w:rsidP="005D5F68">
      <w:pPr>
        <w:pStyle w:val="EndNoteBibliography"/>
        <w:spacing w:after="0"/>
        <w:ind w:left="720" w:hanging="720"/>
      </w:pPr>
      <w:r w:rsidRPr="0076048A">
        <w:rPr>
          <w:rFonts w:asciiTheme="majorBidi" w:hAnsiTheme="majorBidi" w:cstheme="majorBidi"/>
          <w:sz w:val="24"/>
          <w:szCs w:val="24"/>
        </w:rPr>
        <w:fldChar w:fldCharType="begin"/>
      </w:r>
      <w:r w:rsidRPr="0076048A">
        <w:rPr>
          <w:rFonts w:asciiTheme="majorBidi" w:hAnsiTheme="majorBidi" w:cstheme="majorBidi"/>
          <w:sz w:val="24"/>
          <w:szCs w:val="24"/>
        </w:rPr>
        <w:instrText xml:space="preserve"> ADDIN EN.REFLIST </w:instrText>
      </w:r>
      <w:r w:rsidRPr="0076048A">
        <w:rPr>
          <w:rFonts w:asciiTheme="majorBidi" w:hAnsiTheme="majorBidi" w:cstheme="majorBidi"/>
          <w:sz w:val="24"/>
          <w:szCs w:val="24"/>
        </w:rPr>
        <w:fldChar w:fldCharType="separate"/>
      </w:r>
      <w:r w:rsidR="005D5F68" w:rsidRPr="005D5F68">
        <w:t xml:space="preserve">Allaire, M., and Acquah, S. (2022). "Disparities in drinking water compliance: Implications for incorporating equity into regulatory practices." </w:t>
      </w:r>
      <w:r w:rsidR="005D5F68" w:rsidRPr="005D5F68">
        <w:rPr>
          <w:i/>
        </w:rPr>
        <w:t>AWWA Water Science</w:t>
      </w:r>
      <w:r w:rsidR="005D5F68" w:rsidRPr="005D5F68">
        <w:t xml:space="preserve">, 4(2), e1274. </w:t>
      </w:r>
      <w:hyperlink r:id="rId28" w:history="1">
        <w:r w:rsidR="005D5F68" w:rsidRPr="005D5F68">
          <w:rPr>
            <w:rStyle w:val="Hyperlink"/>
          </w:rPr>
          <w:t>https://doi.org/10.1002/aws2.1274</w:t>
        </w:r>
      </w:hyperlink>
      <w:r w:rsidR="005D5F68" w:rsidRPr="005D5F68">
        <w:t>.</w:t>
      </w:r>
    </w:p>
    <w:p w14:paraId="0C6690F7" w14:textId="36F1DF4D" w:rsidR="005D5F68" w:rsidRPr="005D5F68" w:rsidRDefault="005D5F68" w:rsidP="005D5F68">
      <w:pPr>
        <w:pStyle w:val="EndNoteBibliography"/>
        <w:spacing w:after="0"/>
        <w:ind w:left="720" w:hanging="720"/>
      </w:pPr>
      <w:r w:rsidRPr="005D5F68">
        <w:t xml:space="preserve">Allhands, J. (2021). "It could take at least 500,000 acre-feet of water a year to keep Lake Mead from tanking." </w:t>
      </w:r>
      <w:r w:rsidRPr="005D5F68">
        <w:rPr>
          <w:i/>
        </w:rPr>
        <w:t>Arizona Republic</w:t>
      </w:r>
      <w:r w:rsidRPr="005D5F68">
        <w:t xml:space="preserve">, November 8, 2021. </w:t>
      </w:r>
      <w:hyperlink r:id="rId29" w:history="1">
        <w:r w:rsidRPr="005D5F68">
          <w:rPr>
            <w:rStyle w:val="Hyperlink"/>
          </w:rPr>
          <w:t>https://www.azcentral.com/story/opinion/op-ed/joannaallhands/2021/11/08/lake-mead-could-get-extra-water-from-lower-basin-annually/6306601001/</w:t>
        </w:r>
      </w:hyperlink>
      <w:r w:rsidRPr="005D5F68">
        <w:t>.</w:t>
      </w:r>
    </w:p>
    <w:p w14:paraId="04EA6225" w14:textId="6D1E021A" w:rsidR="005D5F68" w:rsidRPr="005D5F68" w:rsidRDefault="005D5F68" w:rsidP="005D5F68">
      <w:pPr>
        <w:pStyle w:val="EndNoteBibliography"/>
        <w:spacing w:after="0"/>
        <w:ind w:left="720" w:hanging="720"/>
      </w:pPr>
      <w:r w:rsidRPr="005D5F68">
        <w:t xml:space="preserve">Buschatzke, T., Hamby, J. B., and Entsminger, J. (2024). "Lower Basin Alternative for the Post-2026 Coordinated Operation of the Colorado River Basin." </w:t>
      </w:r>
      <w:hyperlink r:id="rId30" w:history="1">
        <w:r w:rsidRPr="005D5F68">
          <w:rPr>
            <w:rStyle w:val="Hyperlink"/>
          </w:rPr>
          <w:t>https://www.snwa.com/assets/pdf/lower-basin-alternative-letter-march2024.pdf</w:t>
        </w:r>
      </w:hyperlink>
      <w:r w:rsidRPr="005D5F68">
        <w:t xml:space="preserve"> [Accessed on: August 14, 2024].</w:t>
      </w:r>
    </w:p>
    <w:p w14:paraId="2A79A024" w14:textId="39BAF7DF" w:rsidR="005D5F68" w:rsidRPr="005D5F68" w:rsidRDefault="005D5F68" w:rsidP="005D5F68">
      <w:pPr>
        <w:pStyle w:val="EndNoteBibliography"/>
        <w:spacing w:after="0"/>
        <w:ind w:left="720" w:hanging="720"/>
      </w:pPr>
      <w:r w:rsidRPr="005D5F68">
        <w:t xml:space="preserve">City of Phoenix. (2024). "Additional concepts for consideration - City of Phoenix." </w:t>
      </w:r>
      <w:hyperlink r:id="rId31" w:history="1">
        <w:r w:rsidRPr="005D5F68">
          <w:rPr>
            <w:rStyle w:val="Hyperlink"/>
          </w:rPr>
          <w:t>https://www.usbr.gov/ColoradoRiverBasin/documents/post2026/alternatives/2024-05-08_Additional_Concepts_for_Consideration_City_of_Phoenix_508.pdf</w:t>
        </w:r>
      </w:hyperlink>
      <w:r w:rsidRPr="005D5F68">
        <w:t>.</w:t>
      </w:r>
    </w:p>
    <w:p w14:paraId="63C4D722" w14:textId="77777777" w:rsidR="005D5F68" w:rsidRPr="005D5F68" w:rsidRDefault="005D5F68" w:rsidP="005D5F68">
      <w:pPr>
        <w:pStyle w:val="EndNoteBibliography"/>
        <w:spacing w:after="0"/>
        <w:ind w:left="720" w:hanging="720"/>
      </w:pPr>
      <w:r w:rsidRPr="005D5F68">
        <w:t xml:space="preserve">Colby, B., Hansen, K., and Sorensen, K. (2025). "Policy Nook — Policy Note: Tough Tradeoffs in the Colorado River Basin." </w:t>
      </w:r>
      <w:r w:rsidRPr="005D5F68">
        <w:rPr>
          <w:i/>
        </w:rPr>
        <w:t>Water Economics and Policy</w:t>
      </w:r>
      <w:r w:rsidRPr="005D5F68">
        <w:t>, 11(04), 2471002. 10.1142/s2382624x24710024.</w:t>
      </w:r>
    </w:p>
    <w:p w14:paraId="45DF3825" w14:textId="39591A7C" w:rsidR="005D5F68" w:rsidRPr="005D5F68" w:rsidRDefault="005D5F68" w:rsidP="005D5F68">
      <w:pPr>
        <w:pStyle w:val="EndNoteBibliography"/>
        <w:spacing w:after="0"/>
        <w:ind w:left="720" w:hanging="720"/>
      </w:pPr>
      <w:r w:rsidRPr="005D5F68">
        <w:t xml:space="preserve">Cutter, S. L., Boruff, B. J., and Shirley, W. L. (2003). "Social Vulnerability to Environmental Hazards*." </w:t>
      </w:r>
      <w:r w:rsidRPr="005D5F68">
        <w:rPr>
          <w:i/>
        </w:rPr>
        <w:t>Social Science Quarterly</w:t>
      </w:r>
      <w:r w:rsidRPr="005D5F68">
        <w:t xml:space="preserve">, 84(2), 242-261. </w:t>
      </w:r>
      <w:hyperlink r:id="rId32" w:history="1">
        <w:r w:rsidRPr="005D5F68">
          <w:rPr>
            <w:rStyle w:val="Hyperlink"/>
          </w:rPr>
          <w:t>https://doi.org/10.1111/1540-6237.8402002</w:t>
        </w:r>
      </w:hyperlink>
      <w:r w:rsidRPr="005D5F68">
        <w:t>.</w:t>
      </w:r>
    </w:p>
    <w:p w14:paraId="4CCDC344" w14:textId="013BB1FC" w:rsidR="005D5F68" w:rsidRPr="005D5F68" w:rsidRDefault="005D5F68" w:rsidP="005D5F68">
      <w:pPr>
        <w:pStyle w:val="EndNoteBibliography"/>
        <w:spacing w:after="0"/>
        <w:ind w:left="720" w:hanging="720"/>
      </w:pPr>
      <w:r w:rsidRPr="005D5F68">
        <w:t xml:space="preserve">Cutter, S. L., Mitchell, J. T., and Scott, M. S. (2000). "Revealing the Vulnerability of People and Places: A Case Study of Georgetown County, South Carolina." </w:t>
      </w:r>
      <w:r w:rsidRPr="005D5F68">
        <w:rPr>
          <w:i/>
        </w:rPr>
        <w:t>Annals of the Association of American Geographers</w:t>
      </w:r>
      <w:r w:rsidRPr="005D5F68">
        <w:t xml:space="preserve">, 90(4), 713-737. </w:t>
      </w:r>
      <w:hyperlink r:id="rId33" w:history="1">
        <w:r w:rsidRPr="005D5F68">
          <w:rPr>
            <w:rStyle w:val="Hyperlink"/>
          </w:rPr>
          <w:t>https://doi.org/10.1111/0004-5608.00219</w:t>
        </w:r>
      </w:hyperlink>
      <w:r w:rsidRPr="005D5F68">
        <w:t>.</w:t>
      </w:r>
    </w:p>
    <w:p w14:paraId="126758D3" w14:textId="43C4733A" w:rsidR="005D5F68" w:rsidRPr="005D5F68" w:rsidRDefault="005D5F68" w:rsidP="005D5F68">
      <w:pPr>
        <w:pStyle w:val="EndNoteBibliography"/>
        <w:spacing w:after="0"/>
        <w:ind w:left="720" w:hanging="720"/>
      </w:pPr>
      <w:r w:rsidRPr="005D5F68">
        <w:t xml:space="preserve">Fleck, J., and Udall, B. (2021). "Managing Colorado River risk." </w:t>
      </w:r>
      <w:r w:rsidRPr="005D5F68">
        <w:rPr>
          <w:i/>
        </w:rPr>
        <w:t>Science</w:t>
      </w:r>
      <w:r w:rsidRPr="005D5F68">
        <w:t xml:space="preserve">, 372(6545), 885-885. </w:t>
      </w:r>
      <w:hyperlink r:id="rId34" w:history="1">
        <w:r w:rsidRPr="005D5F68">
          <w:rPr>
            <w:rStyle w:val="Hyperlink"/>
          </w:rPr>
          <w:t>https://doi.org/10.1126/science.abj5498</w:t>
        </w:r>
      </w:hyperlink>
      <w:r w:rsidRPr="005D5F68">
        <w:t>.</w:t>
      </w:r>
    </w:p>
    <w:p w14:paraId="7436ABB2" w14:textId="77777777" w:rsidR="005D5F68" w:rsidRPr="005D5F68" w:rsidRDefault="005D5F68" w:rsidP="005D5F68">
      <w:pPr>
        <w:pStyle w:val="EndNoteBibliography"/>
        <w:ind w:left="720" w:hanging="720"/>
      </w:pPr>
      <w:r w:rsidRPr="005D5F68">
        <w:t xml:space="preserve">Grant, D. L. (2007). "Collaborative Solutions to Colorado River Water Shortages: The Basin States' Proposal and Beyond." </w:t>
      </w:r>
      <w:r w:rsidRPr="005D5F68">
        <w:rPr>
          <w:i/>
        </w:rPr>
        <w:t>Nevada Law Journal</w:t>
      </w:r>
      <w:r w:rsidRPr="005D5F68">
        <w:t>, 8, 964</w:t>
      </w:r>
    </w:p>
    <w:p w14:paraId="0A67EB20" w14:textId="17DA1A7C" w:rsidR="005D5F68" w:rsidRPr="005D5F68" w:rsidRDefault="005D5F68" w:rsidP="005D5F68">
      <w:pPr>
        <w:pStyle w:val="EndNoteBibliography"/>
        <w:spacing w:after="0"/>
        <w:ind w:left="720" w:hanging="720"/>
      </w:pPr>
      <w:hyperlink r:id="rId35" w:history="1">
        <w:r w:rsidRPr="005D5F68">
          <w:rPr>
            <w:rStyle w:val="Hyperlink"/>
          </w:rPr>
          <w:t>https://heinonline.org/HOL/Page?handle=hein.journals/nevlj8&amp;id=980&amp;collection=journals&amp;index</w:t>
        </w:r>
      </w:hyperlink>
      <w:r w:rsidRPr="005D5F68">
        <w:t>=.</w:t>
      </w:r>
    </w:p>
    <w:p w14:paraId="2305F8D2" w14:textId="6284CF14" w:rsidR="005D5F68" w:rsidRPr="005D5F68" w:rsidRDefault="005D5F68" w:rsidP="005D5F68">
      <w:pPr>
        <w:pStyle w:val="EndNoteBibliography"/>
        <w:spacing w:after="0"/>
        <w:ind w:left="720" w:hanging="720"/>
      </w:pPr>
      <w:r w:rsidRPr="005D5F68">
        <w:t xml:space="preserve">Hecht, J. S., Vogel, R. M., McManamay, R. A., Kroll, C. N., and Reed, J. M. (2020). "Decision Trees for Incorporating Hypothesis Tests of Hydrologic Alteration into Hydropower&amp;#x2013;Ecosystem Tradeoffs." </w:t>
      </w:r>
      <w:r w:rsidRPr="005D5F68">
        <w:rPr>
          <w:i/>
        </w:rPr>
        <w:t>Journal of Water Resources Planning and Management</w:t>
      </w:r>
      <w:r w:rsidRPr="005D5F68">
        <w:t xml:space="preserve">, 146(5), 04020017. </w:t>
      </w:r>
      <w:hyperlink r:id="rId36" w:history="1">
        <w:r w:rsidRPr="005D5F68">
          <w:rPr>
            <w:rStyle w:val="Hyperlink"/>
          </w:rPr>
          <w:t>https://doi.org/10.1061/(ASCE)WR.1943-5452.0001184</w:t>
        </w:r>
      </w:hyperlink>
      <w:r w:rsidRPr="005D5F68">
        <w:t>.</w:t>
      </w:r>
    </w:p>
    <w:p w14:paraId="7A64F098" w14:textId="483DF083" w:rsidR="005D5F68" w:rsidRPr="005D5F68" w:rsidRDefault="005D5F68" w:rsidP="005D5F68">
      <w:pPr>
        <w:pStyle w:val="EndNoteBibliography"/>
        <w:spacing w:after="0"/>
        <w:ind w:left="720" w:hanging="720"/>
      </w:pPr>
      <w:r w:rsidRPr="005D5F68">
        <w:t xml:space="preserve">Hegwood, M., Langendorf, R. E., and Burgess, M. G. (2022). "Why win–wins are rare in complex environmental management." </w:t>
      </w:r>
      <w:r w:rsidRPr="005D5F68">
        <w:rPr>
          <w:i/>
        </w:rPr>
        <w:t>Nature Sustainability</w:t>
      </w:r>
      <w:r w:rsidRPr="005D5F68">
        <w:t xml:space="preserve">. </w:t>
      </w:r>
      <w:hyperlink r:id="rId37" w:history="1">
        <w:r w:rsidRPr="005D5F68">
          <w:rPr>
            <w:rStyle w:val="Hyperlink"/>
          </w:rPr>
          <w:t>https://doi.org/10.1038/s41893-022-00866-z</w:t>
        </w:r>
      </w:hyperlink>
      <w:r w:rsidRPr="005D5F68">
        <w:t>.</w:t>
      </w:r>
    </w:p>
    <w:p w14:paraId="5740CC01" w14:textId="77777777" w:rsidR="005D5F68" w:rsidRPr="005D5F68" w:rsidRDefault="005D5F68" w:rsidP="005D5F68">
      <w:pPr>
        <w:pStyle w:val="EndNoteBibliography"/>
        <w:spacing w:after="0"/>
        <w:ind w:left="720" w:hanging="720"/>
      </w:pPr>
      <w:r w:rsidRPr="005D5F68">
        <w:t xml:space="preserve">Huizar, L., Díaz, S., Lansey, K., and Arnold, R. (2023). "Water Supply in the Lower Colorado River Basin: Effectiveness of the 2019 Drought Contingency Plan." </w:t>
      </w:r>
      <w:r w:rsidRPr="005D5F68">
        <w:rPr>
          <w:i/>
        </w:rPr>
        <w:t>Journal of Environmental Engineering</w:t>
      </w:r>
      <w:r w:rsidRPr="005D5F68">
        <w:t>, 149(10), 04023058. doi:10.1061/JOEEDU.EEENG-7324.</w:t>
      </w:r>
    </w:p>
    <w:p w14:paraId="11B8A62A" w14:textId="75D022B8" w:rsidR="005D5F68" w:rsidRPr="005D5F68" w:rsidRDefault="005D5F68" w:rsidP="005D5F68">
      <w:pPr>
        <w:pStyle w:val="EndNoteBibliography"/>
        <w:spacing w:after="0"/>
        <w:ind w:left="720" w:hanging="720"/>
      </w:pPr>
      <w:r w:rsidRPr="005D5F68">
        <w:t xml:space="preserve">IBWC. (2021). "Minutes between the United States and Mexican Sections of the IBWC." United States Section, </w:t>
      </w:r>
      <w:hyperlink r:id="rId38" w:history="1">
        <w:r w:rsidRPr="005D5F68">
          <w:rPr>
            <w:rStyle w:val="Hyperlink"/>
          </w:rPr>
          <w:t>https://www.ibwc.gov/Treaties_Minutes/Minutes.html</w:t>
        </w:r>
      </w:hyperlink>
      <w:r w:rsidRPr="005D5F68">
        <w:t xml:space="preserve"> [Accessed on: July 22, 2021].</w:t>
      </w:r>
    </w:p>
    <w:p w14:paraId="7B3404BC" w14:textId="1024AC1D" w:rsidR="005D5F68" w:rsidRPr="005D5F68" w:rsidRDefault="005D5F68" w:rsidP="005D5F68">
      <w:pPr>
        <w:pStyle w:val="EndNoteBibliography"/>
        <w:spacing w:after="0"/>
        <w:ind w:left="720" w:hanging="720"/>
      </w:pPr>
      <w:r w:rsidRPr="005D5F68">
        <w:t xml:space="preserve">Jasechko, S., and Perrone, D. (2021). "Global groundwater wells at risk of running dry." </w:t>
      </w:r>
      <w:r w:rsidRPr="005D5F68">
        <w:rPr>
          <w:i/>
        </w:rPr>
        <w:t>Science</w:t>
      </w:r>
      <w:r w:rsidRPr="005D5F68">
        <w:t xml:space="preserve">, 372(6540), 418-421. </w:t>
      </w:r>
      <w:hyperlink r:id="rId39" w:history="1">
        <w:r w:rsidRPr="005D5F68">
          <w:rPr>
            <w:rStyle w:val="Hyperlink"/>
          </w:rPr>
          <w:t>https://doi.org/10.1126/science.abc2755</w:t>
        </w:r>
      </w:hyperlink>
      <w:r w:rsidRPr="005D5F68">
        <w:t>.</w:t>
      </w:r>
    </w:p>
    <w:p w14:paraId="315D2338" w14:textId="77777777" w:rsidR="005D5F68" w:rsidRPr="005D5F68" w:rsidRDefault="005D5F68" w:rsidP="005D5F68">
      <w:pPr>
        <w:pStyle w:val="EndNoteBibliography"/>
        <w:spacing w:after="0"/>
        <w:ind w:left="720" w:hanging="720"/>
      </w:pPr>
      <w:r w:rsidRPr="005D5F68">
        <w:t xml:space="preserve">Kuhn, E., and Fleck, J. (2019). </w:t>
      </w:r>
      <w:r w:rsidRPr="005D5F68">
        <w:rPr>
          <w:i/>
        </w:rPr>
        <w:t>Science Be Dammed: How Ignoring Inconvenient Science Drained the Colorado River</w:t>
      </w:r>
      <w:r w:rsidRPr="005D5F68">
        <w:t>, University of Arizona Press.</w:t>
      </w:r>
    </w:p>
    <w:p w14:paraId="393BB7DC" w14:textId="44FBC90B" w:rsidR="005D5F68" w:rsidRPr="005D5F68" w:rsidRDefault="005D5F68" w:rsidP="005D5F68">
      <w:pPr>
        <w:pStyle w:val="EndNoteBibliography"/>
        <w:spacing w:after="0"/>
        <w:ind w:left="720" w:hanging="720"/>
      </w:pPr>
      <w:r w:rsidRPr="005D5F68">
        <w:t xml:space="preserve">Meehan, K., Jepson, W., Harris, L. M., Wutich, A., Beresford, M., Fencl, A., London, J., Pierce, G., Radonic, L., Wells, C., Wilson, N. J., Adams, E. A., Arsenault, R., Brewis, A., Harrington, V., Lambrinidou, Y., McGregor, D., Patrick, R., Pauli, B., Pearson, A. L., Shah, S., Splichalova, D., Workman, C., and </w:t>
      </w:r>
      <w:r w:rsidRPr="005D5F68">
        <w:lastRenderedPageBreak/>
        <w:t xml:space="preserve">Young, S. (2020). "Exposing the myths of household water insecurity in the global north: A critical review." </w:t>
      </w:r>
      <w:r w:rsidRPr="005D5F68">
        <w:rPr>
          <w:i/>
        </w:rPr>
        <w:t>WIREs Water</w:t>
      </w:r>
      <w:r w:rsidRPr="005D5F68">
        <w:t xml:space="preserve">, 7(6), e1486. </w:t>
      </w:r>
      <w:hyperlink r:id="rId40" w:history="1">
        <w:r w:rsidRPr="005D5F68">
          <w:rPr>
            <w:rStyle w:val="Hyperlink"/>
          </w:rPr>
          <w:t>https://doi.org/10.1002/wat2.1486</w:t>
        </w:r>
      </w:hyperlink>
      <w:r w:rsidRPr="005D5F68">
        <w:t>.</w:t>
      </w:r>
    </w:p>
    <w:p w14:paraId="256A71B7" w14:textId="77777777" w:rsidR="005D5F68" w:rsidRPr="005D5F68" w:rsidRDefault="005D5F68" w:rsidP="005D5F68">
      <w:pPr>
        <w:pStyle w:val="EndNoteBibliography"/>
        <w:spacing w:after="0"/>
        <w:ind w:left="720" w:hanging="720"/>
      </w:pPr>
      <w:r w:rsidRPr="005D5F68">
        <w:t xml:space="preserve">Mileti, D. S. (1999). </w:t>
      </w:r>
      <w:r w:rsidRPr="005D5F68">
        <w:rPr>
          <w:i/>
        </w:rPr>
        <w:t>Disasters by Design: A Reassessment of Natural Hazards in the United States</w:t>
      </w:r>
      <w:r w:rsidRPr="005D5F68">
        <w:t>, Joseph Henry Press, Washington, D.C.</w:t>
      </w:r>
    </w:p>
    <w:p w14:paraId="5EE4B105" w14:textId="57183BC6" w:rsidR="005D5F68" w:rsidRPr="005D5F68" w:rsidRDefault="005D5F68" w:rsidP="005D5F68">
      <w:pPr>
        <w:pStyle w:val="EndNoteBibliography"/>
        <w:spacing w:after="0"/>
        <w:ind w:left="720" w:hanging="720"/>
      </w:pPr>
      <w:r w:rsidRPr="005D5F68">
        <w:t xml:space="preserve">Myers, A., Rosenberg, D., Akbar, H., and Porse, E. (2025). "Immersive Model for Lake Mead Based on the Principle of Divide Reservoir Inflow." </w:t>
      </w:r>
      <w:r w:rsidRPr="005D5F68">
        <w:rPr>
          <w:i/>
        </w:rPr>
        <w:t>Hydroshare</w:t>
      </w:r>
      <w:r w:rsidRPr="005D5F68">
        <w:t xml:space="preserve">. </w:t>
      </w:r>
      <w:hyperlink r:id="rId41" w:history="1">
        <w:r w:rsidRPr="005D5F68">
          <w:rPr>
            <w:rStyle w:val="Hyperlink"/>
          </w:rPr>
          <w:t>https://www.hydroshare.org/resource/1fcd5325c0a7400099f1698bc72cecd7/</w:t>
        </w:r>
      </w:hyperlink>
      <w:r w:rsidRPr="005D5F68">
        <w:t>.</w:t>
      </w:r>
    </w:p>
    <w:p w14:paraId="61F9C285" w14:textId="01ACD5F9" w:rsidR="005D5F68" w:rsidRPr="005D5F68" w:rsidRDefault="005D5F68" w:rsidP="005D5F68">
      <w:pPr>
        <w:pStyle w:val="EndNoteBibliography"/>
        <w:spacing w:after="0"/>
        <w:ind w:left="720" w:hanging="720"/>
      </w:pPr>
      <w:r w:rsidRPr="005D5F68">
        <w:t xml:space="preserve">Pace, C., Fencl, A., Baehner, L., Lukacs, H., Cushing, L. J., and Morello-Frosch, R. (2022). "The Drinking Water Tool: A Community-Driven Data Visualization Tool for Policy Implementation." </w:t>
      </w:r>
      <w:r w:rsidRPr="005D5F68">
        <w:rPr>
          <w:i/>
        </w:rPr>
        <w:t>International Journal of Environmental Research and Public Health</w:t>
      </w:r>
      <w:r w:rsidRPr="005D5F68">
        <w:t xml:space="preserve">, 19(3), 1419. </w:t>
      </w:r>
      <w:hyperlink r:id="rId42" w:history="1">
        <w:r w:rsidRPr="005D5F68">
          <w:rPr>
            <w:rStyle w:val="Hyperlink"/>
          </w:rPr>
          <w:t>https://www.mdpi.com/1660-4601/19/3/1419</w:t>
        </w:r>
      </w:hyperlink>
      <w:r w:rsidRPr="005D5F68">
        <w:t>.</w:t>
      </w:r>
    </w:p>
    <w:p w14:paraId="41D583E9" w14:textId="05F8A343" w:rsidR="005D5F68" w:rsidRPr="005D5F68" w:rsidRDefault="005D5F68" w:rsidP="005D5F68">
      <w:pPr>
        <w:pStyle w:val="EndNoteBibliography"/>
        <w:spacing w:after="0"/>
        <w:ind w:left="720" w:hanging="720"/>
      </w:pPr>
      <w:r w:rsidRPr="005D5F68">
        <w:t xml:space="preserve">Pitt, J., Miller, B., Funk, A., Rice, M., Hawes, T., Moran, K., and Porterfield, S. (2024). "Conservation Groups’ Cooperative Conservation Alternative for Post-2026 Colorado River Guidelines Operations and Strategies." Reclamation. </w:t>
      </w:r>
      <w:hyperlink r:id="rId43" w:history="1">
        <w:r w:rsidRPr="005D5F68">
          <w:rPr>
            <w:rStyle w:val="Hyperlink"/>
          </w:rPr>
          <w:t>https://www.usbr.gov/ColoradoRiverBasin/documents/post2026/alternatives/2024-03-29_Final_Letter_re_Cooperative_Conservation_508.pdf</w:t>
        </w:r>
      </w:hyperlink>
      <w:r w:rsidRPr="005D5F68">
        <w:t>.</w:t>
      </w:r>
    </w:p>
    <w:p w14:paraId="0D027C52" w14:textId="742B5886" w:rsidR="005D5F68" w:rsidRPr="005D5F68" w:rsidRDefault="005D5F68" w:rsidP="005D5F68">
      <w:pPr>
        <w:pStyle w:val="EndNoteBibliography"/>
        <w:spacing w:after="0"/>
        <w:ind w:left="720" w:hanging="720"/>
      </w:pPr>
      <w:r w:rsidRPr="005D5F68">
        <w:t xml:space="preserve">Robison, J. A. (2017). "The Colorado River Revisited." </w:t>
      </w:r>
      <w:r w:rsidRPr="005D5F68">
        <w:rPr>
          <w:i/>
        </w:rPr>
        <w:t>University of Colorado Law Review</w:t>
      </w:r>
      <w:r w:rsidRPr="005D5F68">
        <w:t xml:space="preserve">, 88(3). </w:t>
      </w:r>
      <w:hyperlink r:id="rId44" w:history="1">
        <w:r w:rsidRPr="005D5F68">
          <w:rPr>
            <w:rStyle w:val="Hyperlink"/>
          </w:rPr>
          <w:t>https://heinonline.org/HOL/Page?handle=hein.journals/ucollr88&amp;id=511&amp;collection=journals&amp;index</w:t>
        </w:r>
      </w:hyperlink>
      <w:r w:rsidRPr="005D5F68">
        <w:t>=.</w:t>
      </w:r>
    </w:p>
    <w:p w14:paraId="098CED9F" w14:textId="2F2C6CD1" w:rsidR="005D5F68" w:rsidRPr="005D5F68" w:rsidRDefault="005D5F68" w:rsidP="005D5F68">
      <w:pPr>
        <w:pStyle w:val="EndNoteBibliography"/>
        <w:spacing w:after="0"/>
        <w:ind w:left="720" w:hanging="720"/>
      </w:pPr>
      <w:r w:rsidRPr="005D5F68">
        <w:t xml:space="preserve">Rosenberg, D. (2026). "Lake Mead Water Conservation Program Analysis." </w:t>
      </w:r>
      <w:r w:rsidRPr="005D5F68">
        <w:rPr>
          <w:i/>
        </w:rPr>
        <w:t>Github, Utah State Unviersity</w:t>
      </w:r>
      <w:r w:rsidRPr="005D5F68">
        <w:t xml:space="preserve">. </w:t>
      </w:r>
      <w:hyperlink r:id="rId45" w:history="1">
        <w:r w:rsidRPr="005D5F68">
          <w:rPr>
            <w:rStyle w:val="Hyperlink"/>
          </w:rPr>
          <w:t>https://github.com/dzeke/ColoradoRiverCollaborate/tree/main/LakeMeadWaterConservationProgramAnalysis</w:t>
        </w:r>
      </w:hyperlink>
      <w:r w:rsidRPr="005D5F68">
        <w:t>.</w:t>
      </w:r>
    </w:p>
    <w:p w14:paraId="6ACA3881" w14:textId="73709B1C" w:rsidR="005D5F68" w:rsidRPr="005D5F68" w:rsidRDefault="005D5F68" w:rsidP="005D5F68">
      <w:pPr>
        <w:pStyle w:val="EndNoteBibliography"/>
        <w:spacing w:after="0"/>
        <w:ind w:left="720" w:hanging="720"/>
      </w:pPr>
      <w:r w:rsidRPr="005D5F68">
        <w:t xml:space="preserve">Rosenberg, D. E. (2022). "Adapt Lake Mead Releases to Inflow to Give Managers More Flexibility to Slow Reservoir Drawdown." </w:t>
      </w:r>
      <w:r w:rsidRPr="005D5F68">
        <w:rPr>
          <w:i/>
        </w:rPr>
        <w:t>Journal of Water Resources Planning and Management</w:t>
      </w:r>
      <w:r w:rsidRPr="005D5F68">
        <w:t xml:space="preserve">, 148(10), 02522006. </w:t>
      </w:r>
      <w:hyperlink r:id="rId46" w:history="1">
        <w:r w:rsidRPr="005D5F68">
          <w:rPr>
            <w:rStyle w:val="Hyperlink"/>
          </w:rPr>
          <w:t>https://doi.org/10.1061/(ASCE)WR.1943-5452.0001592</w:t>
        </w:r>
      </w:hyperlink>
      <w:r w:rsidRPr="005D5F68">
        <w:t>.</w:t>
      </w:r>
    </w:p>
    <w:p w14:paraId="5A140470" w14:textId="755D9548" w:rsidR="005D5F68" w:rsidRPr="005D5F68" w:rsidRDefault="005D5F68" w:rsidP="005D5F68">
      <w:pPr>
        <w:pStyle w:val="EndNoteBibliography"/>
        <w:spacing w:after="0"/>
        <w:ind w:left="720" w:hanging="720"/>
      </w:pPr>
      <w:r w:rsidRPr="005D5F68">
        <w:t xml:space="preserve">Rosenberg, D. E. (2023). "Colorado River Basin Water Accounts: Provoke discussion about more adaptive reservoir operations." Hydroshare.org. </w:t>
      </w:r>
      <w:hyperlink r:id="rId47" w:history="1">
        <w:r w:rsidRPr="005D5F68">
          <w:rPr>
            <w:rStyle w:val="Hyperlink"/>
          </w:rPr>
          <w:t>https://doi.org/10.4211/hs.090be1e69e734c8991a1c4d8f9b9e21c</w:t>
        </w:r>
      </w:hyperlink>
      <w:r w:rsidRPr="005D5F68">
        <w:t>.</w:t>
      </w:r>
    </w:p>
    <w:p w14:paraId="00A76B5C" w14:textId="30A59833" w:rsidR="005D5F68" w:rsidRPr="005D5F68" w:rsidRDefault="005D5F68" w:rsidP="005D5F68">
      <w:pPr>
        <w:pStyle w:val="EndNoteBibliography"/>
        <w:spacing w:after="0"/>
        <w:ind w:left="720" w:hanging="720"/>
      </w:pPr>
      <w:r w:rsidRPr="005D5F68">
        <w:t xml:space="preserve">Rosenberg, D. E. (2024). "Lessons from immersive online collaborative modeling to discuss more adaptive reservoir operations." </w:t>
      </w:r>
      <w:r w:rsidRPr="005D5F68">
        <w:rPr>
          <w:i/>
        </w:rPr>
        <w:t>Journal of Water Resources Planning and Management</w:t>
      </w:r>
      <w:r w:rsidRPr="005D5F68">
        <w:t xml:space="preserve">, 150(7). </w:t>
      </w:r>
      <w:hyperlink r:id="rId48" w:history="1">
        <w:r w:rsidRPr="005D5F68">
          <w:rPr>
            <w:rStyle w:val="Hyperlink"/>
          </w:rPr>
          <w:t>https://doi.org/10.1061/JWRMD5.WRENG-5893</w:t>
        </w:r>
      </w:hyperlink>
      <w:r w:rsidRPr="005D5F68">
        <w:t>.</w:t>
      </w:r>
    </w:p>
    <w:p w14:paraId="1E4D0256" w14:textId="4EA6FDB0" w:rsidR="005D5F68" w:rsidRPr="005D5F68" w:rsidRDefault="005D5F68" w:rsidP="005D5F68">
      <w:pPr>
        <w:pStyle w:val="EndNoteBibliography"/>
        <w:spacing w:after="0"/>
        <w:ind w:left="720" w:hanging="720"/>
      </w:pPr>
      <w:r w:rsidRPr="005D5F68">
        <w:t xml:space="preserve">Salehabadi, H., Tarboton, D. G., Udall, B., Wheeler, K. G., and Schmidt, J. C. (2022). "An Assessment of Potential Severe Droughts in the Colorado River Basin." </w:t>
      </w:r>
      <w:r w:rsidRPr="005D5F68">
        <w:rPr>
          <w:i/>
        </w:rPr>
        <w:t>JAWRA Journal of the American Water Resources Association</w:t>
      </w:r>
      <w:r w:rsidRPr="005D5F68">
        <w:t xml:space="preserve">, 58(6), 1053-1075. </w:t>
      </w:r>
      <w:hyperlink r:id="rId49" w:history="1">
        <w:r w:rsidRPr="005D5F68">
          <w:rPr>
            <w:rStyle w:val="Hyperlink"/>
          </w:rPr>
          <w:t>https://doi.org/10.1111/1752-1688.13061</w:t>
        </w:r>
      </w:hyperlink>
      <w:r w:rsidRPr="005D5F68">
        <w:t>.</w:t>
      </w:r>
    </w:p>
    <w:p w14:paraId="02A2C8C0" w14:textId="6681EDEA" w:rsidR="005D5F68" w:rsidRPr="005D5F68" w:rsidRDefault="005D5F68" w:rsidP="005D5F68">
      <w:pPr>
        <w:pStyle w:val="EndNoteBibliography"/>
        <w:spacing w:after="0"/>
        <w:ind w:left="720" w:hanging="720"/>
      </w:pPr>
      <w:r w:rsidRPr="005D5F68">
        <w:t xml:space="preserve">Salehabadi, H., Tarboton, D. G., Wheeler, K. G., Smith, R., and Baker, S. (2024). "Quantifying and Classifying Streamflow Ensembles Using a Broad Range of Metrics for an Evidence-Based Analysis: Colorado River Case Study." </w:t>
      </w:r>
      <w:r w:rsidRPr="005D5F68">
        <w:rPr>
          <w:i/>
        </w:rPr>
        <w:t>Water Resources Research</w:t>
      </w:r>
      <w:r w:rsidRPr="005D5F68">
        <w:t xml:space="preserve">, 60(7), e2024WR037225. </w:t>
      </w:r>
      <w:hyperlink r:id="rId50" w:history="1">
        <w:r w:rsidRPr="005D5F68">
          <w:rPr>
            <w:rStyle w:val="Hyperlink"/>
          </w:rPr>
          <w:t>https://doi.org/10.1029/2024WR037225</w:t>
        </w:r>
      </w:hyperlink>
      <w:r w:rsidRPr="005D5F68">
        <w:t>.</w:t>
      </w:r>
    </w:p>
    <w:p w14:paraId="4DF32853" w14:textId="23D7A0B2" w:rsidR="005D5F68" w:rsidRPr="005D5F68" w:rsidRDefault="005D5F68" w:rsidP="005D5F68">
      <w:pPr>
        <w:pStyle w:val="EndNoteBibliography"/>
        <w:spacing w:after="0"/>
        <w:ind w:left="720" w:hanging="720"/>
      </w:pPr>
      <w:r w:rsidRPr="005D5F68">
        <w:t xml:space="preserve">Smith, R., Zagona, E., Kasprzyk, J., Bonham, N., Alexander, E., Butler, A., Prairie, J., and Jerla, C. (2022). "Decision Science Can Help Address the Challenges of Long-Term Planning in the Colorado River Basin." </w:t>
      </w:r>
      <w:r w:rsidRPr="005D5F68">
        <w:rPr>
          <w:i/>
        </w:rPr>
        <w:t>JAWRA Journal of the American Water Resources Association</w:t>
      </w:r>
      <w:r w:rsidRPr="005D5F68">
        <w:t xml:space="preserve">, 58(5), 735-745. </w:t>
      </w:r>
      <w:hyperlink r:id="rId51" w:history="1">
        <w:r w:rsidRPr="005D5F68">
          <w:rPr>
            <w:rStyle w:val="Hyperlink"/>
          </w:rPr>
          <w:t>https://doi.org/10.1111/1752-1688.12985</w:t>
        </w:r>
      </w:hyperlink>
      <w:r w:rsidRPr="005D5F68">
        <w:t>.</w:t>
      </w:r>
    </w:p>
    <w:p w14:paraId="65ACD506" w14:textId="23D2EF08" w:rsidR="005D5F68" w:rsidRPr="005D5F68" w:rsidRDefault="005D5F68" w:rsidP="005D5F68">
      <w:pPr>
        <w:pStyle w:val="EndNoteBibliography"/>
        <w:spacing w:after="0"/>
        <w:ind w:left="720" w:hanging="720"/>
      </w:pPr>
      <w:r w:rsidRPr="005D5F68">
        <w:t xml:space="preserve">Stelter, D. (2022). "Towards a Utah Intentionally Created Surplus Program." </w:t>
      </w:r>
      <w:r w:rsidRPr="005D5F68">
        <w:rPr>
          <w:i/>
        </w:rPr>
        <w:t>Sustainable Development Law and Policy</w:t>
      </w:r>
      <w:r w:rsidRPr="005D5F68">
        <w:t xml:space="preserve">, 22(2), 4-21. </w:t>
      </w:r>
      <w:hyperlink r:id="rId52" w:history="1">
        <w:r w:rsidRPr="005D5F68">
          <w:rPr>
            <w:rStyle w:val="Hyperlink"/>
          </w:rPr>
          <w:t>https://heinonline.org/HOL/Page?collection=journals&amp;handle=hein.journals/sdlp22&amp;id=44&amp;men_tab=srchresults</w:t>
        </w:r>
      </w:hyperlink>
      <w:r w:rsidRPr="005D5F68">
        <w:t>.</w:t>
      </w:r>
    </w:p>
    <w:p w14:paraId="598B765B" w14:textId="4E6F7AB0" w:rsidR="005D5F68" w:rsidRPr="005D5F68" w:rsidRDefault="005D5F68" w:rsidP="005D5F68">
      <w:pPr>
        <w:pStyle w:val="EndNoteBibliography"/>
        <w:spacing w:after="0"/>
        <w:ind w:left="720" w:hanging="720"/>
      </w:pPr>
      <w:r w:rsidRPr="005D5F68">
        <w:t xml:space="preserve">Thomas, K., Hardy, R. D., Lazrus, H., Mendez, M., Orlove, B., Rivera-Collazo, I., Roberts, J. T., Rockman, M., Warner, B. P., and Winthrop, R. (2019). "Explaining differential vulnerability to climate </w:t>
      </w:r>
      <w:r w:rsidRPr="005D5F68">
        <w:lastRenderedPageBreak/>
        <w:t xml:space="preserve">change: A social science review." </w:t>
      </w:r>
      <w:r w:rsidRPr="005D5F68">
        <w:rPr>
          <w:i/>
        </w:rPr>
        <w:t>WIREs Climate Change</w:t>
      </w:r>
      <w:r w:rsidRPr="005D5F68">
        <w:t xml:space="preserve">, 10(2), e565. </w:t>
      </w:r>
      <w:hyperlink r:id="rId53" w:history="1">
        <w:r w:rsidRPr="005D5F68">
          <w:rPr>
            <w:rStyle w:val="Hyperlink"/>
          </w:rPr>
          <w:t>https://doi.org/10.1002/wcc.565</w:t>
        </w:r>
      </w:hyperlink>
      <w:r w:rsidRPr="005D5F68">
        <w:t>.</w:t>
      </w:r>
    </w:p>
    <w:p w14:paraId="64458629" w14:textId="6B257897" w:rsidR="005D5F68" w:rsidRPr="005D5F68" w:rsidRDefault="005D5F68" w:rsidP="005D5F68">
      <w:pPr>
        <w:pStyle w:val="EndNoteBibliography"/>
        <w:spacing w:after="0"/>
        <w:ind w:left="720" w:hanging="720"/>
      </w:pPr>
      <w:r w:rsidRPr="005D5F68">
        <w:t xml:space="preserve">UCRC. (2018). "Colorado River System Conservation Pilot Program in the Upper Colorado River Basin." </w:t>
      </w:r>
      <w:r w:rsidRPr="005D5F68">
        <w:rPr>
          <w:i/>
        </w:rPr>
        <w:t>Upper Colorado River Commission</w:t>
      </w:r>
      <w:r w:rsidRPr="005D5F68">
        <w:t xml:space="preserve">. </w:t>
      </w:r>
      <w:hyperlink r:id="rId54" w:history="1">
        <w:r w:rsidRPr="005D5F68">
          <w:rPr>
            <w:rStyle w:val="Hyperlink"/>
          </w:rPr>
          <w:t>http://www.ucrcommission.com/RepDoc/SCPPDocuments/2018__SCPP_FUBRD.pdf</w:t>
        </w:r>
      </w:hyperlink>
      <w:r w:rsidRPr="005D5F68">
        <w:t>.</w:t>
      </w:r>
    </w:p>
    <w:p w14:paraId="0D9C82E3" w14:textId="22261545" w:rsidR="005D5F68" w:rsidRPr="005D5F68" w:rsidRDefault="005D5F68" w:rsidP="005D5F68">
      <w:pPr>
        <w:pStyle w:val="EndNoteBibliography"/>
        <w:spacing w:after="0"/>
        <w:ind w:left="720" w:hanging="720"/>
      </w:pPr>
      <w:r w:rsidRPr="005D5F68">
        <w:t xml:space="preserve">UCRC. (2024). "Colorado River System Conservation Pilot Program in the Upper Colorado River Basin." </w:t>
      </w:r>
      <w:r w:rsidRPr="005D5F68">
        <w:rPr>
          <w:i/>
        </w:rPr>
        <w:t>Upper Colorado River Commission</w:t>
      </w:r>
      <w:r w:rsidRPr="005D5F68">
        <w:t xml:space="preserve">. </w:t>
      </w:r>
      <w:hyperlink r:id="rId55" w:history="1">
        <w:r w:rsidRPr="005D5F68">
          <w:rPr>
            <w:rStyle w:val="Hyperlink"/>
          </w:rPr>
          <w:t>http://www.ucrcommission.com/wp-content/uploads/2024/06/2023_SCPP_Report_June2024.pdf</w:t>
        </w:r>
      </w:hyperlink>
      <w:r w:rsidRPr="005D5F68">
        <w:t>.</w:t>
      </w:r>
    </w:p>
    <w:p w14:paraId="61E77703" w14:textId="0FC93995" w:rsidR="005D5F68" w:rsidRPr="005D5F68" w:rsidRDefault="005D5F68" w:rsidP="005D5F68">
      <w:pPr>
        <w:pStyle w:val="EndNoteBibliography"/>
        <w:spacing w:after="0"/>
        <w:ind w:left="720" w:hanging="720"/>
      </w:pPr>
      <w:r w:rsidRPr="005D5F68">
        <w:t xml:space="preserve">Udall, B., and Overpeck, J. (2017). "The twenty‐first century Colorado River hot drought and implications for the future." </w:t>
      </w:r>
      <w:r w:rsidRPr="005D5F68">
        <w:rPr>
          <w:i/>
        </w:rPr>
        <w:t>Water Resources Research</w:t>
      </w:r>
      <w:r w:rsidRPr="005D5F68">
        <w:t xml:space="preserve">, 53(3), 2404-2418. </w:t>
      </w:r>
      <w:hyperlink r:id="rId56" w:history="1">
        <w:r w:rsidRPr="005D5F68">
          <w:rPr>
            <w:rStyle w:val="Hyperlink"/>
          </w:rPr>
          <w:t>https://doi.org/10.1002/2016WR019638</w:t>
        </w:r>
      </w:hyperlink>
      <w:r w:rsidRPr="005D5F68">
        <w:t>.</w:t>
      </w:r>
    </w:p>
    <w:p w14:paraId="4FA9723B" w14:textId="149830F4" w:rsidR="005D5F68" w:rsidRPr="005D5F68" w:rsidRDefault="005D5F68" w:rsidP="005D5F68">
      <w:pPr>
        <w:pStyle w:val="EndNoteBibliography"/>
        <w:spacing w:after="0"/>
        <w:ind w:left="720" w:hanging="720"/>
      </w:pPr>
      <w:r w:rsidRPr="005D5F68">
        <w:t xml:space="preserve">USBR. (2007a). "Colorado River Interim Guidelines for Lower Basin Shortages and Coordinated Operations for Lakes Powell and Mead: Final Environmental Impact Statement." U.S. Bureau of Reclamation, Washington, D.C., </w:t>
      </w:r>
      <w:hyperlink r:id="rId57" w:history="1">
        <w:r w:rsidRPr="005D5F68">
          <w:rPr>
            <w:rStyle w:val="Hyperlink"/>
          </w:rPr>
          <w:t>https://www.usbr.gov/lc/region/programs/strategies/FEIS/index.html</w:t>
        </w:r>
      </w:hyperlink>
      <w:r w:rsidRPr="005D5F68">
        <w:t>.</w:t>
      </w:r>
    </w:p>
    <w:p w14:paraId="0C8B0B37" w14:textId="68AF4E1A" w:rsidR="005D5F68" w:rsidRPr="005D5F68" w:rsidRDefault="005D5F68" w:rsidP="005D5F68">
      <w:pPr>
        <w:pStyle w:val="EndNoteBibliography"/>
        <w:spacing w:after="0"/>
        <w:ind w:left="720" w:hanging="720"/>
      </w:pPr>
      <w:r w:rsidRPr="005D5F68">
        <w:t xml:space="preserve">USBR. (2007b). "Record of Decision: Colorado River Interim Guidelines for Lower Basin Shortages and Coordinated Operations for Lakes Powell and Mead." U.S. Bureau of Reclamation. </w:t>
      </w:r>
      <w:hyperlink r:id="rId58" w:history="1">
        <w:r w:rsidRPr="005D5F68">
          <w:rPr>
            <w:rStyle w:val="Hyperlink"/>
          </w:rPr>
          <w:t>https://www.usbr.gov/lc/region/programs/strategies/RecordofDecision.pdf</w:t>
        </w:r>
      </w:hyperlink>
      <w:r w:rsidRPr="005D5F68">
        <w:t>.</w:t>
      </w:r>
    </w:p>
    <w:p w14:paraId="33879C94" w14:textId="74F21FB4" w:rsidR="005D5F68" w:rsidRPr="005D5F68" w:rsidRDefault="005D5F68" w:rsidP="005D5F68">
      <w:pPr>
        <w:pStyle w:val="EndNoteBibliography"/>
        <w:spacing w:after="0"/>
        <w:ind w:left="720" w:hanging="720"/>
      </w:pPr>
      <w:r w:rsidRPr="005D5F68">
        <w:t xml:space="preserve">USBR. (2019). "Agreement Concerning Colorado River Drought Contingency Management and Operations." U.S. Bureau of Reclamation, Washington, DC. </w:t>
      </w:r>
      <w:hyperlink r:id="rId59" w:history="1">
        <w:r w:rsidRPr="005D5F68">
          <w:rPr>
            <w:rStyle w:val="Hyperlink"/>
          </w:rPr>
          <w:t>https://www.usbr.gov/ColoradoRiverBasin/dcp/index.html</w:t>
        </w:r>
      </w:hyperlink>
      <w:r w:rsidRPr="005D5F68">
        <w:t>.</w:t>
      </w:r>
    </w:p>
    <w:p w14:paraId="1E907562" w14:textId="521AE1EF" w:rsidR="005D5F68" w:rsidRPr="005D5F68" w:rsidRDefault="005D5F68" w:rsidP="005D5F68">
      <w:pPr>
        <w:pStyle w:val="EndNoteBibliography"/>
        <w:spacing w:after="0"/>
        <w:ind w:left="720" w:hanging="720"/>
      </w:pPr>
      <w:r w:rsidRPr="005D5F68">
        <w:t xml:space="preserve">USBR. (2021). "Pilot System Conservation Program." U.S. Bureau of Reclamation, </w:t>
      </w:r>
      <w:hyperlink r:id="rId60" w:history="1">
        <w:r w:rsidRPr="005D5F68">
          <w:rPr>
            <w:rStyle w:val="Hyperlink"/>
          </w:rPr>
          <w:t>https://www.usbr.gov/lc/region/programs/PilotSysConsProg/pilotsystem.html</w:t>
        </w:r>
      </w:hyperlink>
      <w:r w:rsidRPr="005D5F68">
        <w:t xml:space="preserve"> [Accessed on: October 14, 2021].</w:t>
      </w:r>
    </w:p>
    <w:p w14:paraId="18D88517" w14:textId="1791F89A" w:rsidR="005D5F68" w:rsidRPr="005D5F68" w:rsidRDefault="005D5F68" w:rsidP="005D5F68">
      <w:pPr>
        <w:pStyle w:val="EndNoteBibliography"/>
        <w:spacing w:after="0"/>
        <w:ind w:left="720" w:hanging="720"/>
      </w:pPr>
      <w:r w:rsidRPr="005D5F68">
        <w:t xml:space="preserve">USBR. (2026a). "Boulder Canyon Operations Office - Program and Activities: Water Accounting Reports." U.S. Bureau of Reclamation. </w:t>
      </w:r>
      <w:hyperlink r:id="rId61" w:history="1">
        <w:r w:rsidRPr="005D5F68">
          <w:rPr>
            <w:rStyle w:val="Hyperlink"/>
          </w:rPr>
          <w:t>https://www.usbr.gov/lc/region/g4000/wtracct.html</w:t>
        </w:r>
      </w:hyperlink>
      <w:r w:rsidRPr="005D5F68">
        <w:t>.</w:t>
      </w:r>
    </w:p>
    <w:p w14:paraId="038E7A78" w14:textId="58271F73" w:rsidR="005D5F68" w:rsidRPr="005D5F68" w:rsidRDefault="005D5F68" w:rsidP="005D5F68">
      <w:pPr>
        <w:pStyle w:val="EndNoteBibliography"/>
        <w:spacing w:after="0"/>
        <w:ind w:left="720" w:hanging="720"/>
      </w:pPr>
      <w:r w:rsidRPr="005D5F68">
        <w:t xml:space="preserve">USBR. (2026b). "Post-2026 Operational Guidelines and Strategies for Lake Powell and Lake Mead – Draft Environmental Impact Statement." U.S. Bureau of Reclamation. </w:t>
      </w:r>
      <w:hyperlink r:id="rId62" w:history="1">
        <w:r w:rsidRPr="005D5F68">
          <w:rPr>
            <w:rStyle w:val="Hyperlink"/>
          </w:rPr>
          <w:t>https://www.usbr.gov/ColoradoRiverBasin/post2026/draft-eis/</w:t>
        </w:r>
      </w:hyperlink>
      <w:r w:rsidRPr="005D5F68">
        <w:t>.</w:t>
      </w:r>
    </w:p>
    <w:p w14:paraId="0C014794" w14:textId="02272EFB" w:rsidR="005D5F68" w:rsidRPr="005D5F68" w:rsidRDefault="005D5F68" w:rsidP="005D5F68">
      <w:pPr>
        <w:pStyle w:val="EndNoteBibliography"/>
        <w:spacing w:after="0"/>
        <w:ind w:left="720" w:hanging="720"/>
      </w:pPr>
      <w:r w:rsidRPr="005D5F68">
        <w:t xml:space="preserve">Wakhungu, M. J., Abdel-Mottaleb, N., Wells, E. C., and Zhang, Q. (2021). "Geospatial Vulnerability Framework for Identifying Water Infrastructure Inequalities." </w:t>
      </w:r>
      <w:r w:rsidRPr="005D5F68">
        <w:rPr>
          <w:i/>
        </w:rPr>
        <w:t>Journal of Environmental Engineering</w:t>
      </w:r>
      <w:r w:rsidRPr="005D5F68">
        <w:t xml:space="preserve">, 147(9), 04021034. </w:t>
      </w:r>
      <w:hyperlink r:id="rId63" w:history="1">
        <w:r w:rsidRPr="005D5F68">
          <w:rPr>
            <w:rStyle w:val="Hyperlink"/>
          </w:rPr>
          <w:t>https://doi.org/10.1061/(ASCE)EE.1943-7870.0001903</w:t>
        </w:r>
      </w:hyperlink>
      <w:r w:rsidRPr="005D5F68">
        <w:t>.</w:t>
      </w:r>
    </w:p>
    <w:p w14:paraId="6455AA51" w14:textId="0F9EA4A6" w:rsidR="005D5F68" w:rsidRPr="005D5F68" w:rsidRDefault="005D5F68" w:rsidP="005D5F68">
      <w:pPr>
        <w:pStyle w:val="EndNoteBibliography"/>
        <w:ind w:left="720" w:hanging="720"/>
      </w:pPr>
      <w:r w:rsidRPr="005D5F68">
        <w:t xml:space="preserve">Wang, J., and Schmidt, J. C. (2020). "Stream flow and Losses of the Colorado River in the Southern Colorado Plateau." Center for Colorado River Studies, Utah State University, Logan, Utah. </w:t>
      </w:r>
      <w:hyperlink r:id="rId64" w:history="1">
        <w:r w:rsidRPr="005D5F68">
          <w:rPr>
            <w:rStyle w:val="Hyperlink"/>
          </w:rPr>
          <w:t>https://qcnr.usu.edu//coloradoriver/files/news/White-Paper-7.pdf</w:t>
        </w:r>
      </w:hyperlink>
      <w:r w:rsidRPr="005D5F68">
        <w:t>.</w:t>
      </w:r>
    </w:p>
    <w:p w14:paraId="7C382F38" w14:textId="7B7F7919" w:rsidR="0028676C" w:rsidRDefault="00FC409E" w:rsidP="005D5F68">
      <w:pPr>
        <w:rPr>
          <w:rFonts w:asciiTheme="majorBidi" w:hAnsiTheme="majorBidi" w:cstheme="majorBidi"/>
          <w:sz w:val="24"/>
          <w:szCs w:val="24"/>
        </w:rPr>
      </w:pPr>
      <w:r w:rsidRPr="0076048A">
        <w:rPr>
          <w:rFonts w:asciiTheme="majorBidi" w:hAnsiTheme="majorBidi" w:cstheme="majorBidi"/>
          <w:sz w:val="24"/>
          <w:szCs w:val="24"/>
        </w:rPr>
        <w:fldChar w:fldCharType="end"/>
      </w:r>
    </w:p>
    <w:sectPr w:rsidR="0028676C" w:rsidSect="007E4085">
      <w:headerReference w:type="default" r:id="rId6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k Christian Porse" w:date="2026-05-27T12:47:00Z" w:initials="EP">
    <w:p w14:paraId="5028B586" w14:textId="77777777" w:rsidR="00C82ACE" w:rsidRDefault="00C82ACE" w:rsidP="00C82ACE">
      <w:r>
        <w:rPr>
          <w:rStyle w:val="CommentReference"/>
        </w:rPr>
        <w:annotationRef/>
      </w:r>
      <w:r>
        <w:rPr>
          <w:sz w:val="20"/>
          <w:szCs w:val="20"/>
        </w:rPr>
        <w:t>Scott and Deb's work is more focused on groundwater rather than surface water reservoirs. Perhaps replace with a better reference on overuse of surface water (check Julie Padowski's work)</w:t>
      </w:r>
    </w:p>
  </w:comment>
  <w:comment w:id="24" w:author="Erik Porse" w:date="2026-07-21T16:47:00Z" w:initials="EP">
    <w:p w14:paraId="2EF8EAEC" w14:textId="659DC5EB" w:rsidR="00000000" w:rsidRDefault="00000000">
      <w:pPr>
        <w:pStyle w:val="CommentText"/>
      </w:pPr>
      <w:r>
        <w:rPr>
          <w:rStyle w:val="CommentReference"/>
        </w:rPr>
        <w:annotationRef/>
      </w:r>
      <w:r w:rsidRPr="28EA386E">
        <w:t>withdrawl?</w:t>
      </w:r>
    </w:p>
  </w:comment>
  <w:comment w:id="67" w:author="Anabelle Myers" w:date="2026-07-23T17:15:00Z" w:initials="AM">
    <w:p w14:paraId="04C243B5" w14:textId="65A7160E" w:rsidR="00000000" w:rsidRDefault="00000000">
      <w:pPr>
        <w:pStyle w:val="CommentText"/>
      </w:pPr>
      <w:r>
        <w:rPr>
          <w:rStyle w:val="CommentReference"/>
        </w:rPr>
        <w:annotationRef/>
      </w:r>
      <w:r w:rsidRPr="6258F5C1">
        <w:t>This point may be redundant</w:t>
      </w:r>
    </w:p>
  </w:comment>
  <w:comment w:id="76" w:author="Anabelle Myers" w:date="2026-07-23T17:24:00Z" w:initials="AM">
    <w:p w14:paraId="37C5771E" w14:textId="4CFD26C5" w:rsidR="00000000" w:rsidRDefault="00000000">
      <w:pPr>
        <w:pStyle w:val="CommentText"/>
      </w:pPr>
      <w:r>
        <w:rPr>
          <w:rStyle w:val="CommentReference"/>
        </w:rPr>
        <w:annotationRef/>
      </w:r>
      <w:r w:rsidRPr="3B2AECCB">
        <w:t>I'm not sure this section is needed for the article and may be too in the weeds.</w:t>
      </w:r>
    </w:p>
  </w:comment>
  <w:comment w:id="89" w:author="Anabelle Myers" w:date="2026-07-23T17:27:00Z" w:initials="AM">
    <w:p w14:paraId="5561B970" w14:textId="41C7EA4C" w:rsidR="00000000" w:rsidRDefault="00000000">
      <w:pPr>
        <w:pStyle w:val="CommentText"/>
      </w:pPr>
      <w:r>
        <w:rPr>
          <w:rStyle w:val="CommentReference"/>
        </w:rPr>
        <w:annotationRef/>
      </w:r>
      <w:r w:rsidRPr="2BE33F2C">
        <w:t>This is already defined above in the abstract and in the introduction so maybe we could just say, "the annual physically available water"</w:t>
      </w:r>
    </w:p>
  </w:comment>
  <w:comment w:id="97" w:author="Erik Porse" w:date="2026-07-21T16:51:00Z" w:initials="EP">
    <w:p w14:paraId="65F86C7F" w14:textId="49347EC9" w:rsidR="00000000" w:rsidRDefault="00000000">
      <w:pPr>
        <w:pStyle w:val="CommentText"/>
      </w:pPr>
      <w:r>
        <w:rPr>
          <w:rStyle w:val="CommentReference"/>
        </w:rPr>
        <w:annotationRef/>
      </w:r>
      <w:r w:rsidRPr="79FC8A76">
        <w:t>Are these two separate issues? Increasing user autonomy is normative.</w:t>
      </w:r>
    </w:p>
  </w:comment>
  <w:comment w:id="99" w:author="Erik Porse" w:date="2026-07-21T16:52:00Z" w:initials="EP">
    <w:p w14:paraId="629A21C5" w14:textId="66A2317B" w:rsidR="00000000" w:rsidRDefault="00000000">
      <w:pPr>
        <w:pStyle w:val="CommentText"/>
      </w:pPr>
      <w:r>
        <w:rPr>
          <w:rStyle w:val="CommentReference"/>
        </w:rPr>
        <w:annotationRef/>
      </w:r>
      <w:r w:rsidRPr="08C93D87">
        <w:t>check throughout- should this be withdraw or withdrawls...</w:t>
      </w:r>
    </w:p>
  </w:comment>
  <w:comment w:id="105" w:author="Anabelle Myers" w:date="2026-07-23T17:33:00Z" w:initials="AM">
    <w:p w14:paraId="22E5503D" w14:textId="194B2526" w:rsidR="00000000" w:rsidRDefault="00000000">
      <w:pPr>
        <w:pStyle w:val="CommentText"/>
      </w:pPr>
      <w:r>
        <w:rPr>
          <w:rStyle w:val="CommentReference"/>
        </w:rPr>
        <w:annotationRef/>
      </w:r>
      <w:r w:rsidRPr="71D4A625">
        <w:t>in the paper it says 'water users' and then just 'users'. I'm not sure if there is a difference, but we may want to pick one and use it throughout the paper.</w:t>
      </w:r>
    </w:p>
  </w:comment>
  <w:comment w:id="112" w:author="Erik Porse" w:date="2026-07-21T16:54:00Z" w:initials="EP">
    <w:p w14:paraId="7F07D8D5" w14:textId="74665862" w:rsidR="00000000" w:rsidRDefault="00000000">
      <w:pPr>
        <w:pStyle w:val="CommentText"/>
      </w:pPr>
      <w:r>
        <w:rPr>
          <w:rStyle w:val="CommentReference"/>
        </w:rPr>
        <w:annotationRef/>
      </w:r>
      <w:r w:rsidRPr="0BEF1219">
        <w:t>fragment</w:t>
      </w:r>
    </w:p>
  </w:comment>
  <w:comment w:id="119" w:author="Erik Porse" w:date="2026-07-21T17:02:00Z" w:initials="EP">
    <w:p w14:paraId="2715FAC4" w14:textId="3A54A7B4" w:rsidR="00000000" w:rsidRDefault="00000000">
      <w:pPr>
        <w:pStyle w:val="CommentText"/>
      </w:pPr>
      <w:r>
        <w:rPr>
          <w:rStyle w:val="CommentReference"/>
        </w:rPr>
        <w:annotationRef/>
      </w:r>
      <w:r w:rsidRPr="0F029221">
        <w:t xml:space="preserve">The main innovation here is the storage protection account. Dividing the balance between users is not necessarily all that different, but enabling trading of account shares may be. Can we be precise? </w:t>
      </w:r>
    </w:p>
  </w:comment>
  <w:comment w:id="123" w:author="Erik Porse" w:date="2026-07-21T16:57:00Z" w:initials="EP">
    <w:p w14:paraId="7C41F714" w14:textId="2FE462CC" w:rsidR="00000000" w:rsidRDefault="00000000">
      <w:pPr>
        <w:pStyle w:val="CommentText"/>
      </w:pPr>
      <w:r>
        <w:rPr>
          <w:rStyle w:val="CommentReference"/>
        </w:rPr>
        <w:annotationRef/>
      </w:r>
      <w:r w:rsidRPr="431619B7">
        <w:t>Is this better labeled as a Storage Protection Account?</w:t>
      </w:r>
    </w:p>
  </w:comment>
  <w:comment w:id="126" w:author="Erik Porse" w:date="2026-07-21T16:56:00Z" w:initials="EP">
    <w:p w14:paraId="221F1CCB" w14:textId="57F1B590" w:rsidR="00000000" w:rsidRDefault="00000000">
      <w:pPr>
        <w:pStyle w:val="CommentText"/>
      </w:pPr>
      <w:r>
        <w:rPr>
          <w:rStyle w:val="CommentReference"/>
        </w:rPr>
        <w:annotationRef/>
      </w:r>
      <w:r w:rsidRPr="3F4A0A37">
        <w:t xml:space="preserve">how do these arrangements increase autonomy? I am confused by the mixing of motivating conservation and the suggestion that more autonomy will increase conservation. </w:t>
      </w:r>
    </w:p>
  </w:comment>
  <w:comment w:id="129" w:author="Erik Porse" w:date="2026-07-21T16:58:00Z" w:initials="EP">
    <w:p w14:paraId="3B9F6331" w14:textId="7C9D0584" w:rsidR="00000000" w:rsidRDefault="00000000">
      <w:pPr>
        <w:pStyle w:val="CommentText"/>
      </w:pPr>
      <w:r>
        <w:rPr>
          <w:rStyle w:val="CommentReference"/>
        </w:rPr>
        <w:annotationRef/>
      </w:r>
      <w:r w:rsidRPr="46020043">
        <w:t>check grammar throughout and use a verb tense consistently</w:t>
      </w:r>
    </w:p>
  </w:comment>
  <w:comment w:id="132" w:author="Erik Porse" w:date="2026-07-21T16:59:00Z" w:initials="EP">
    <w:p w14:paraId="14015721" w14:textId="564C3A8F" w:rsidR="00000000" w:rsidRDefault="00000000">
      <w:pPr>
        <w:pStyle w:val="CommentText"/>
      </w:pPr>
      <w:r>
        <w:rPr>
          <w:rStyle w:val="CommentReference"/>
        </w:rPr>
        <w:annotationRef/>
      </w:r>
      <w:r w:rsidRPr="18F3B47D">
        <w:t>suggest USBR throughout</w:t>
      </w:r>
    </w:p>
  </w:comment>
  <w:comment w:id="149" w:author="Erik Porse" w:date="2026-07-21T17:02:00Z" w:initials="EP">
    <w:p w14:paraId="3F512FB5" w14:textId="6D817328" w:rsidR="00000000" w:rsidRDefault="00000000">
      <w:pPr>
        <w:pStyle w:val="CommentText"/>
      </w:pPr>
      <w:r>
        <w:rPr>
          <w:rStyle w:val="CommentReference"/>
        </w:rPr>
        <w:annotationRef/>
      </w:r>
      <w:r w:rsidRPr="42F8DE4C">
        <w:t xml:space="preserve">It is a tool to manage risks, but aren't agencies operating with autonomy of water supply portfolios? </w:t>
      </w:r>
    </w:p>
  </w:comment>
  <w:comment w:id="150" w:author="Anabelle Myers" w:date="2026-07-23T17:44:00Z" w:initials="AM">
    <w:p w14:paraId="519FA6D1" w14:textId="32B80627" w:rsidR="00000000" w:rsidRDefault="00000000">
      <w:pPr>
        <w:pStyle w:val="CommentText"/>
      </w:pPr>
      <w:r>
        <w:rPr>
          <w:rStyle w:val="CommentReference"/>
        </w:rPr>
        <w:annotationRef/>
      </w:r>
      <w:r w:rsidRPr="71B82800">
        <w:t>Maybe we should pick 'USBR' or 'Reclamation' and use it throughout the paper instead of switching.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28B586" w15:done="0"/>
  <w15:commentEx w15:paraId="2EF8EAEC" w15:done="0"/>
  <w15:commentEx w15:paraId="04C243B5" w15:done="0"/>
  <w15:commentEx w15:paraId="37C5771E" w15:done="0"/>
  <w15:commentEx w15:paraId="5561B970" w15:done="0"/>
  <w15:commentEx w15:paraId="65F86C7F" w15:done="0"/>
  <w15:commentEx w15:paraId="629A21C5" w15:done="0"/>
  <w15:commentEx w15:paraId="22E5503D" w15:done="0"/>
  <w15:commentEx w15:paraId="7F07D8D5" w15:done="0"/>
  <w15:commentEx w15:paraId="2715FAC4" w15:done="0"/>
  <w15:commentEx w15:paraId="7C41F714" w15:done="0"/>
  <w15:commentEx w15:paraId="221F1CCB" w15:done="0"/>
  <w15:commentEx w15:paraId="3B9F6331" w15:done="0"/>
  <w15:commentEx w15:paraId="14015721" w15:done="0"/>
  <w15:commentEx w15:paraId="3F512FB5" w15:done="0"/>
  <w15:commentEx w15:paraId="519FA6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1A260" w16cex:dateUtc="2026-05-27T19:47:00Z"/>
  <w16cex:commentExtensible w16cex:durableId="439BA784" w16cex:dateUtc="2026-07-21T23:47:00Z"/>
  <w16cex:commentExtensible w16cex:durableId="5A8A6470" w16cex:dateUtc="2026-07-23T23:15:00Z"/>
  <w16cex:commentExtensible w16cex:durableId="490E20A6" w16cex:dateUtc="2026-07-23T23:24:00Z"/>
  <w16cex:commentExtensible w16cex:durableId="519C5851" w16cex:dateUtc="2026-07-23T23:27:00Z"/>
  <w16cex:commentExtensible w16cex:durableId="45F6D256" w16cex:dateUtc="2026-07-21T23:51:00Z"/>
  <w16cex:commentExtensible w16cex:durableId="0000772B" w16cex:dateUtc="2026-07-21T23:52:00Z"/>
  <w16cex:commentExtensible w16cex:durableId="68A69473" w16cex:dateUtc="2026-07-23T23:33:00Z"/>
  <w16cex:commentExtensible w16cex:durableId="2FE53B89" w16cex:dateUtc="2026-07-21T23:54:00Z"/>
  <w16cex:commentExtensible w16cex:durableId="7EAAC9C7" w16cex:dateUtc="2026-07-22T00:02:00Z"/>
  <w16cex:commentExtensible w16cex:durableId="62409ADB" w16cex:dateUtc="2026-07-21T23:57:00Z"/>
  <w16cex:commentExtensible w16cex:durableId="09ED6368" w16cex:dateUtc="2026-07-21T23:56:00Z"/>
  <w16cex:commentExtensible w16cex:durableId="31C16E79" w16cex:dateUtc="2026-07-21T23:58:00Z"/>
  <w16cex:commentExtensible w16cex:durableId="2334F272" w16cex:dateUtc="2026-07-21T23:59:00Z"/>
  <w16cex:commentExtensible w16cex:durableId="283268A5" w16cex:dateUtc="2026-07-22T00:02:00Z"/>
  <w16cex:commentExtensible w16cex:durableId="408E0F41" w16cex:dateUtc="2026-07-23T2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28B586" w16cid:durableId="29F1A260"/>
  <w16cid:commentId w16cid:paraId="2EF8EAEC" w16cid:durableId="439BA784"/>
  <w16cid:commentId w16cid:paraId="04C243B5" w16cid:durableId="5A8A6470"/>
  <w16cid:commentId w16cid:paraId="37C5771E" w16cid:durableId="490E20A6"/>
  <w16cid:commentId w16cid:paraId="5561B970" w16cid:durableId="519C5851"/>
  <w16cid:commentId w16cid:paraId="65F86C7F" w16cid:durableId="45F6D256"/>
  <w16cid:commentId w16cid:paraId="629A21C5" w16cid:durableId="0000772B"/>
  <w16cid:commentId w16cid:paraId="22E5503D" w16cid:durableId="68A69473"/>
  <w16cid:commentId w16cid:paraId="7F07D8D5" w16cid:durableId="2FE53B89"/>
  <w16cid:commentId w16cid:paraId="2715FAC4" w16cid:durableId="7EAAC9C7"/>
  <w16cid:commentId w16cid:paraId="7C41F714" w16cid:durableId="62409ADB"/>
  <w16cid:commentId w16cid:paraId="221F1CCB" w16cid:durableId="09ED6368"/>
  <w16cid:commentId w16cid:paraId="3B9F6331" w16cid:durableId="31C16E79"/>
  <w16cid:commentId w16cid:paraId="14015721" w16cid:durableId="2334F272"/>
  <w16cid:commentId w16cid:paraId="3F512FB5" w16cid:durableId="283268A5"/>
  <w16cid:commentId w16cid:paraId="519FA6D1" w16cid:durableId="408E0F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31485" w14:textId="77777777" w:rsidR="00B23B74" w:rsidRDefault="00B23B74" w:rsidP="00DA318A">
      <w:pPr>
        <w:spacing w:after="0" w:line="240" w:lineRule="auto"/>
      </w:pPr>
      <w:r>
        <w:separator/>
      </w:r>
    </w:p>
  </w:endnote>
  <w:endnote w:type="continuationSeparator" w:id="0">
    <w:p w14:paraId="0B404738" w14:textId="77777777" w:rsidR="00B23B74" w:rsidRDefault="00B23B74" w:rsidP="00DA3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4EED" w14:textId="77777777" w:rsidR="00B23B74" w:rsidRDefault="00B23B74" w:rsidP="00DA318A">
      <w:pPr>
        <w:spacing w:after="0" w:line="240" w:lineRule="auto"/>
      </w:pPr>
      <w:r>
        <w:separator/>
      </w:r>
    </w:p>
  </w:footnote>
  <w:footnote w:type="continuationSeparator" w:id="0">
    <w:p w14:paraId="1B7AE9AC" w14:textId="77777777" w:rsidR="00B23B74" w:rsidRDefault="00B23B74" w:rsidP="00DA3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689B" w14:textId="7965182E" w:rsidR="00987B6A" w:rsidRDefault="00987B6A">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0BA"/>
    <w:multiLevelType w:val="hybridMultilevel"/>
    <w:tmpl w:val="A35C6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92836"/>
    <w:multiLevelType w:val="hybridMultilevel"/>
    <w:tmpl w:val="8FCE4A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A5108"/>
    <w:multiLevelType w:val="hybridMultilevel"/>
    <w:tmpl w:val="B82298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7208B2"/>
    <w:multiLevelType w:val="hybridMultilevel"/>
    <w:tmpl w:val="A01C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5127F"/>
    <w:multiLevelType w:val="hybridMultilevel"/>
    <w:tmpl w:val="F3E40E08"/>
    <w:lvl w:ilvl="0" w:tplc="58FA0876">
      <w:start w:val="1"/>
      <w:numFmt w:val="upperLetter"/>
      <w:lvlText w:val="%1."/>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57260"/>
    <w:multiLevelType w:val="hybridMultilevel"/>
    <w:tmpl w:val="1E52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D1C73"/>
    <w:multiLevelType w:val="hybridMultilevel"/>
    <w:tmpl w:val="16CC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027AC"/>
    <w:multiLevelType w:val="hybridMultilevel"/>
    <w:tmpl w:val="380C7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B3263"/>
    <w:multiLevelType w:val="hybridMultilevel"/>
    <w:tmpl w:val="6E1A7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14A0F"/>
    <w:multiLevelType w:val="hybridMultilevel"/>
    <w:tmpl w:val="B8229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2304DF"/>
    <w:multiLevelType w:val="hybridMultilevel"/>
    <w:tmpl w:val="DB0013F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4113E2"/>
    <w:multiLevelType w:val="hybridMultilevel"/>
    <w:tmpl w:val="47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30E2D"/>
    <w:multiLevelType w:val="hybridMultilevel"/>
    <w:tmpl w:val="094E752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3" w15:restartNumberingAfterBreak="0">
    <w:nsid w:val="2FC41E54"/>
    <w:multiLevelType w:val="hybridMultilevel"/>
    <w:tmpl w:val="5EBA690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 w15:restartNumberingAfterBreak="0">
    <w:nsid w:val="375C09E7"/>
    <w:multiLevelType w:val="hybridMultilevel"/>
    <w:tmpl w:val="A5A2AAAA"/>
    <w:lvl w:ilvl="0" w:tplc="A932555C">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8F66EB5"/>
    <w:multiLevelType w:val="hybridMultilevel"/>
    <w:tmpl w:val="5CDA7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36E7D"/>
    <w:multiLevelType w:val="hybridMultilevel"/>
    <w:tmpl w:val="5BE830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86883"/>
    <w:multiLevelType w:val="hybridMultilevel"/>
    <w:tmpl w:val="83C49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8052E1"/>
    <w:multiLevelType w:val="hybridMultilevel"/>
    <w:tmpl w:val="9BFCA8BC"/>
    <w:lvl w:ilvl="0" w:tplc="C86ED144">
      <w:start w:val="1"/>
      <w:numFmt w:val="upperLetter"/>
      <w:lvlText w:val="%1&gt;"/>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A708FC"/>
    <w:multiLevelType w:val="hybridMultilevel"/>
    <w:tmpl w:val="9DF06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9D55A0"/>
    <w:multiLevelType w:val="hybridMultilevel"/>
    <w:tmpl w:val="3472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7E30DD"/>
    <w:multiLevelType w:val="hybridMultilevel"/>
    <w:tmpl w:val="71D0CF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D84D8B"/>
    <w:multiLevelType w:val="hybridMultilevel"/>
    <w:tmpl w:val="02A4A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6D6F00"/>
    <w:multiLevelType w:val="hybridMultilevel"/>
    <w:tmpl w:val="671A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C9662C"/>
    <w:multiLevelType w:val="hybridMultilevel"/>
    <w:tmpl w:val="E39C7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712D8A"/>
    <w:multiLevelType w:val="hybridMultilevel"/>
    <w:tmpl w:val="A2CE6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545F9"/>
    <w:multiLevelType w:val="hybridMultilevel"/>
    <w:tmpl w:val="4FE8E3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D6215"/>
    <w:multiLevelType w:val="hybridMultilevel"/>
    <w:tmpl w:val="26C47B1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3D06B8"/>
    <w:multiLevelType w:val="hybridMultilevel"/>
    <w:tmpl w:val="771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F811A0"/>
    <w:multiLevelType w:val="hybridMultilevel"/>
    <w:tmpl w:val="B5A03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DF333F"/>
    <w:multiLevelType w:val="hybridMultilevel"/>
    <w:tmpl w:val="5AF6E552"/>
    <w:lvl w:ilvl="0" w:tplc="24FC274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526120"/>
    <w:multiLevelType w:val="hybridMultilevel"/>
    <w:tmpl w:val="C2C4573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16cid:durableId="965937199">
    <w:abstractNumId w:val="20"/>
  </w:num>
  <w:num w:numId="2" w16cid:durableId="911934510">
    <w:abstractNumId w:val="6"/>
  </w:num>
  <w:num w:numId="3" w16cid:durableId="821198676">
    <w:abstractNumId w:val="28"/>
  </w:num>
  <w:num w:numId="4" w16cid:durableId="1907567680">
    <w:abstractNumId w:val="23"/>
  </w:num>
  <w:num w:numId="5" w16cid:durableId="1841505650">
    <w:abstractNumId w:val="17"/>
  </w:num>
  <w:num w:numId="6" w16cid:durableId="1264605535">
    <w:abstractNumId w:val="5"/>
  </w:num>
  <w:num w:numId="7" w16cid:durableId="1168056695">
    <w:abstractNumId w:val="30"/>
  </w:num>
  <w:num w:numId="8" w16cid:durableId="572354863">
    <w:abstractNumId w:val="7"/>
  </w:num>
  <w:num w:numId="9" w16cid:durableId="2010718114">
    <w:abstractNumId w:val="3"/>
  </w:num>
  <w:num w:numId="10" w16cid:durableId="1768574090">
    <w:abstractNumId w:val="25"/>
  </w:num>
  <w:num w:numId="11" w16cid:durableId="1058554659">
    <w:abstractNumId w:val="11"/>
  </w:num>
  <w:num w:numId="12" w16cid:durableId="496581295">
    <w:abstractNumId w:val="15"/>
  </w:num>
  <w:num w:numId="13" w16cid:durableId="1078096430">
    <w:abstractNumId w:val="12"/>
  </w:num>
  <w:num w:numId="14" w16cid:durableId="779838575">
    <w:abstractNumId w:val="16"/>
  </w:num>
  <w:num w:numId="15" w16cid:durableId="775095447">
    <w:abstractNumId w:val="1"/>
  </w:num>
  <w:num w:numId="16" w16cid:durableId="1617448374">
    <w:abstractNumId w:val="29"/>
  </w:num>
  <w:num w:numId="17" w16cid:durableId="1663703446">
    <w:abstractNumId w:val="21"/>
  </w:num>
  <w:num w:numId="18" w16cid:durableId="1382828457">
    <w:abstractNumId w:val="9"/>
  </w:num>
  <w:num w:numId="19" w16cid:durableId="1055662259">
    <w:abstractNumId w:val="8"/>
  </w:num>
  <w:num w:numId="20" w16cid:durableId="951977620">
    <w:abstractNumId w:val="0"/>
  </w:num>
  <w:num w:numId="21" w16cid:durableId="377709132">
    <w:abstractNumId w:val="22"/>
  </w:num>
  <w:num w:numId="22" w16cid:durableId="10647268">
    <w:abstractNumId w:val="10"/>
  </w:num>
  <w:num w:numId="23" w16cid:durableId="1663267235">
    <w:abstractNumId w:val="26"/>
  </w:num>
  <w:num w:numId="24" w16cid:durableId="1502042358">
    <w:abstractNumId w:val="2"/>
  </w:num>
  <w:num w:numId="25" w16cid:durableId="44455188">
    <w:abstractNumId w:val="13"/>
  </w:num>
  <w:num w:numId="26" w16cid:durableId="12854">
    <w:abstractNumId w:val="31"/>
  </w:num>
  <w:num w:numId="27" w16cid:durableId="81613038">
    <w:abstractNumId w:val="27"/>
  </w:num>
  <w:num w:numId="28" w16cid:durableId="335108775">
    <w:abstractNumId w:val="24"/>
  </w:num>
  <w:num w:numId="29" w16cid:durableId="1461151196">
    <w:abstractNumId w:val="18"/>
  </w:num>
  <w:num w:numId="30" w16cid:durableId="1371494436">
    <w:abstractNumId w:val="4"/>
  </w:num>
  <w:num w:numId="31" w16cid:durableId="384456167">
    <w:abstractNumId w:val="19"/>
  </w:num>
  <w:num w:numId="32" w16cid:durableId="193832086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 Christian Porse">
    <w15:presenceInfo w15:providerId="AD" w15:userId="S::eporse@ucdavis.edu::e6b50e3b-0b40-4d96-8b53-4f3def8ebfff"/>
  </w15:person>
  <w15:person w15:author="David Rosenberg">
    <w15:presenceInfo w15:providerId="AD" w15:userId="S::A01192427@aggies.usu.edu::c209a15a-8d29-49b1-b0b3-d96d249ae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0&lt;/ScanUnformatted&gt;&lt;ScanChanges&gt;0&lt;/ScanChanges&gt;&lt;Suspended&gt;0&lt;/Suspended&gt;&lt;/ENInstantFormat&gt;"/>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Converted&lt;record-ids&gt;&lt;item&gt;2290&lt;/item&gt;&lt;item&gt;2474&lt;/item&gt;&lt;item&gt;2578&lt;/item&gt;&lt;item&gt;2717&lt;/item&gt;&lt;item&gt;2736&lt;/item&gt;&lt;item&gt;2772&lt;/item&gt;&lt;item&gt;2780&lt;/item&gt;&lt;item&gt;2782&lt;/item&gt;&lt;item&gt;2801&lt;/item&gt;&lt;item&gt;2808&lt;/item&gt;&lt;item&gt;2819&lt;/item&gt;&lt;item&gt;2824&lt;/item&gt;&lt;item&gt;2835&lt;/item&gt;&lt;item&gt;2847&lt;/item&gt;&lt;item&gt;2888&lt;/item&gt;&lt;item&gt;2903&lt;/item&gt;&lt;item&gt;2919&lt;/item&gt;&lt;item&gt;2950&lt;/item&gt;&lt;item&gt;2981&lt;/item&gt;&lt;item&gt;2988&lt;/item&gt;&lt;item&gt;2990&lt;/item&gt;&lt;item&gt;2991&lt;/item&gt;&lt;item&gt;2992&lt;/item&gt;&lt;item&gt;2993&lt;/item&gt;&lt;item&gt;3000&lt;/item&gt;&lt;item&gt;3002&lt;/item&gt;&lt;item&gt;3011&lt;/item&gt;&lt;item&gt;3012&lt;/item&gt;&lt;item&gt;3013&lt;/item&gt;&lt;item&gt;3014&lt;/item&gt;&lt;item&gt;3016&lt;/item&gt;&lt;item&gt;3023&lt;/item&gt;&lt;item&gt;3027&lt;/item&gt;&lt;item&gt;3029&lt;/item&gt;&lt;item&gt;3103&lt;/item&gt;&lt;item&gt;3107&lt;/item&gt;&lt;item&gt;3108&lt;/item&gt;&lt;item&gt;3109&lt;/item&gt;&lt;item&gt;3110&lt;/item&gt;&lt;item&gt;3121&lt;/item&gt;&lt;/record-ids&gt;&lt;/item&gt;&lt;/Libraries&gt;"/>
  </w:docVars>
  <w:rsids>
    <w:rsidRoot w:val="008C1CDE"/>
    <w:rsid w:val="00001229"/>
    <w:rsid w:val="00001506"/>
    <w:rsid w:val="000024DE"/>
    <w:rsid w:val="000034E6"/>
    <w:rsid w:val="00004CA3"/>
    <w:rsid w:val="00006BE3"/>
    <w:rsid w:val="000104EC"/>
    <w:rsid w:val="00012C4E"/>
    <w:rsid w:val="00012DB4"/>
    <w:rsid w:val="000152CE"/>
    <w:rsid w:val="00015F29"/>
    <w:rsid w:val="00016F70"/>
    <w:rsid w:val="00025173"/>
    <w:rsid w:val="0002747C"/>
    <w:rsid w:val="00033513"/>
    <w:rsid w:val="000351C4"/>
    <w:rsid w:val="000366A3"/>
    <w:rsid w:val="000379FE"/>
    <w:rsid w:val="00037AD8"/>
    <w:rsid w:val="0004020A"/>
    <w:rsid w:val="00040931"/>
    <w:rsid w:val="0004476C"/>
    <w:rsid w:val="000464D7"/>
    <w:rsid w:val="0005534B"/>
    <w:rsid w:val="00060003"/>
    <w:rsid w:val="00063F48"/>
    <w:rsid w:val="00064C2B"/>
    <w:rsid w:val="0006552F"/>
    <w:rsid w:val="000675C7"/>
    <w:rsid w:val="00070CA9"/>
    <w:rsid w:val="00072A3E"/>
    <w:rsid w:val="00072F4C"/>
    <w:rsid w:val="0007359D"/>
    <w:rsid w:val="00073F0E"/>
    <w:rsid w:val="00075BDA"/>
    <w:rsid w:val="00081308"/>
    <w:rsid w:val="0008147F"/>
    <w:rsid w:val="00085F4D"/>
    <w:rsid w:val="000A134D"/>
    <w:rsid w:val="000A139A"/>
    <w:rsid w:val="000A1B8B"/>
    <w:rsid w:val="000A4DF0"/>
    <w:rsid w:val="000B30FB"/>
    <w:rsid w:val="000B4C69"/>
    <w:rsid w:val="000B5937"/>
    <w:rsid w:val="000B7F90"/>
    <w:rsid w:val="000C0D07"/>
    <w:rsid w:val="000C5FCC"/>
    <w:rsid w:val="000C71DC"/>
    <w:rsid w:val="000D32EF"/>
    <w:rsid w:val="000D3CF2"/>
    <w:rsid w:val="000D41A5"/>
    <w:rsid w:val="000E6172"/>
    <w:rsid w:val="000E76C7"/>
    <w:rsid w:val="000F2A81"/>
    <w:rsid w:val="000F34DF"/>
    <w:rsid w:val="000F4391"/>
    <w:rsid w:val="000F6C72"/>
    <w:rsid w:val="000F7A2B"/>
    <w:rsid w:val="001027A1"/>
    <w:rsid w:val="001038D7"/>
    <w:rsid w:val="00104950"/>
    <w:rsid w:val="00107C79"/>
    <w:rsid w:val="00116017"/>
    <w:rsid w:val="001164E4"/>
    <w:rsid w:val="00120879"/>
    <w:rsid w:val="00121550"/>
    <w:rsid w:val="00121662"/>
    <w:rsid w:val="0012225D"/>
    <w:rsid w:val="001223DF"/>
    <w:rsid w:val="00123A0D"/>
    <w:rsid w:val="00124275"/>
    <w:rsid w:val="00125197"/>
    <w:rsid w:val="00135212"/>
    <w:rsid w:val="00135237"/>
    <w:rsid w:val="00140D78"/>
    <w:rsid w:val="0014310E"/>
    <w:rsid w:val="00144D43"/>
    <w:rsid w:val="00145678"/>
    <w:rsid w:val="00146C3F"/>
    <w:rsid w:val="00161A5A"/>
    <w:rsid w:val="00166B42"/>
    <w:rsid w:val="00170FED"/>
    <w:rsid w:val="0017120A"/>
    <w:rsid w:val="0017483B"/>
    <w:rsid w:val="00175FD1"/>
    <w:rsid w:val="001761A8"/>
    <w:rsid w:val="00176DD9"/>
    <w:rsid w:val="00186DC5"/>
    <w:rsid w:val="00190F1B"/>
    <w:rsid w:val="0019332E"/>
    <w:rsid w:val="00193E59"/>
    <w:rsid w:val="00194CB0"/>
    <w:rsid w:val="001978CA"/>
    <w:rsid w:val="001A16FE"/>
    <w:rsid w:val="001A1FE0"/>
    <w:rsid w:val="001A2F77"/>
    <w:rsid w:val="001A47E0"/>
    <w:rsid w:val="001B485C"/>
    <w:rsid w:val="001B7456"/>
    <w:rsid w:val="001B7C4E"/>
    <w:rsid w:val="001C0156"/>
    <w:rsid w:val="001C42E1"/>
    <w:rsid w:val="001C7B25"/>
    <w:rsid w:val="001D0AAB"/>
    <w:rsid w:val="001D179E"/>
    <w:rsid w:val="001D2773"/>
    <w:rsid w:val="001D288E"/>
    <w:rsid w:val="001D2CC2"/>
    <w:rsid w:val="001D386D"/>
    <w:rsid w:val="001D4581"/>
    <w:rsid w:val="001E3AFB"/>
    <w:rsid w:val="001E4F5C"/>
    <w:rsid w:val="001E591F"/>
    <w:rsid w:val="001E68A3"/>
    <w:rsid w:val="001F1DF3"/>
    <w:rsid w:val="001F2DB8"/>
    <w:rsid w:val="0020410B"/>
    <w:rsid w:val="00206960"/>
    <w:rsid w:val="00207646"/>
    <w:rsid w:val="00212BA6"/>
    <w:rsid w:val="00214978"/>
    <w:rsid w:val="00220E2A"/>
    <w:rsid w:val="00221F67"/>
    <w:rsid w:val="00224DCB"/>
    <w:rsid w:val="002254C6"/>
    <w:rsid w:val="00226120"/>
    <w:rsid w:val="00233672"/>
    <w:rsid w:val="00235834"/>
    <w:rsid w:val="00237581"/>
    <w:rsid w:val="00243D75"/>
    <w:rsid w:val="00247484"/>
    <w:rsid w:val="00247E95"/>
    <w:rsid w:val="00251D39"/>
    <w:rsid w:val="00254E73"/>
    <w:rsid w:val="00255658"/>
    <w:rsid w:val="002556D6"/>
    <w:rsid w:val="00255C2C"/>
    <w:rsid w:val="002565E3"/>
    <w:rsid w:val="00264AB4"/>
    <w:rsid w:val="00264E8D"/>
    <w:rsid w:val="00265E62"/>
    <w:rsid w:val="002666A7"/>
    <w:rsid w:val="0026767C"/>
    <w:rsid w:val="00267BEF"/>
    <w:rsid w:val="00270DB1"/>
    <w:rsid w:val="002824E6"/>
    <w:rsid w:val="0028499F"/>
    <w:rsid w:val="00285B2D"/>
    <w:rsid w:val="0028676C"/>
    <w:rsid w:val="002872F5"/>
    <w:rsid w:val="0029051D"/>
    <w:rsid w:val="002905C0"/>
    <w:rsid w:val="00293C7B"/>
    <w:rsid w:val="00293D74"/>
    <w:rsid w:val="00294F75"/>
    <w:rsid w:val="00296534"/>
    <w:rsid w:val="002A1012"/>
    <w:rsid w:val="002A2FED"/>
    <w:rsid w:val="002A4207"/>
    <w:rsid w:val="002A4486"/>
    <w:rsid w:val="002A47DD"/>
    <w:rsid w:val="002A6AF6"/>
    <w:rsid w:val="002A7A6E"/>
    <w:rsid w:val="002B1259"/>
    <w:rsid w:val="002B327C"/>
    <w:rsid w:val="002B3DFD"/>
    <w:rsid w:val="002B4086"/>
    <w:rsid w:val="002B4728"/>
    <w:rsid w:val="002B49E5"/>
    <w:rsid w:val="002B4DE7"/>
    <w:rsid w:val="002C3CB6"/>
    <w:rsid w:val="002C5B36"/>
    <w:rsid w:val="002C5E59"/>
    <w:rsid w:val="002C5EBC"/>
    <w:rsid w:val="002D6CB2"/>
    <w:rsid w:val="002E0165"/>
    <w:rsid w:val="002E71EF"/>
    <w:rsid w:val="002F1468"/>
    <w:rsid w:val="002F54FF"/>
    <w:rsid w:val="002F62F0"/>
    <w:rsid w:val="002F65A1"/>
    <w:rsid w:val="002F6773"/>
    <w:rsid w:val="003013D4"/>
    <w:rsid w:val="00304706"/>
    <w:rsid w:val="0030681C"/>
    <w:rsid w:val="0030728D"/>
    <w:rsid w:val="003103E0"/>
    <w:rsid w:val="003129AF"/>
    <w:rsid w:val="00315F64"/>
    <w:rsid w:val="00316D0B"/>
    <w:rsid w:val="00321084"/>
    <w:rsid w:val="00325C1A"/>
    <w:rsid w:val="00326C9B"/>
    <w:rsid w:val="003301A0"/>
    <w:rsid w:val="00333241"/>
    <w:rsid w:val="00334701"/>
    <w:rsid w:val="00335B08"/>
    <w:rsid w:val="00336FF2"/>
    <w:rsid w:val="00340120"/>
    <w:rsid w:val="00340570"/>
    <w:rsid w:val="00340768"/>
    <w:rsid w:val="00341E27"/>
    <w:rsid w:val="00342FB9"/>
    <w:rsid w:val="0034537A"/>
    <w:rsid w:val="00345DA4"/>
    <w:rsid w:val="00346331"/>
    <w:rsid w:val="00347CC2"/>
    <w:rsid w:val="00352582"/>
    <w:rsid w:val="003532BA"/>
    <w:rsid w:val="0035504F"/>
    <w:rsid w:val="0035617E"/>
    <w:rsid w:val="00356E54"/>
    <w:rsid w:val="0035736F"/>
    <w:rsid w:val="00365142"/>
    <w:rsid w:val="00367604"/>
    <w:rsid w:val="00367940"/>
    <w:rsid w:val="0037162E"/>
    <w:rsid w:val="003724FE"/>
    <w:rsid w:val="003734CE"/>
    <w:rsid w:val="00377EE5"/>
    <w:rsid w:val="00383959"/>
    <w:rsid w:val="00383A06"/>
    <w:rsid w:val="003845E1"/>
    <w:rsid w:val="003867BA"/>
    <w:rsid w:val="00392AFA"/>
    <w:rsid w:val="003958C6"/>
    <w:rsid w:val="003A1121"/>
    <w:rsid w:val="003A5393"/>
    <w:rsid w:val="003A6668"/>
    <w:rsid w:val="003A72DF"/>
    <w:rsid w:val="003B07DF"/>
    <w:rsid w:val="003B1977"/>
    <w:rsid w:val="003B765B"/>
    <w:rsid w:val="003C0204"/>
    <w:rsid w:val="003C099F"/>
    <w:rsid w:val="003C0FD8"/>
    <w:rsid w:val="003C2562"/>
    <w:rsid w:val="003C4EC9"/>
    <w:rsid w:val="003C74C4"/>
    <w:rsid w:val="003D07BB"/>
    <w:rsid w:val="003D1DC4"/>
    <w:rsid w:val="003D57BB"/>
    <w:rsid w:val="003D6EA1"/>
    <w:rsid w:val="003D7A18"/>
    <w:rsid w:val="003E1C4B"/>
    <w:rsid w:val="003E27B8"/>
    <w:rsid w:val="003E392F"/>
    <w:rsid w:val="003E58F8"/>
    <w:rsid w:val="003E5DCB"/>
    <w:rsid w:val="003E7658"/>
    <w:rsid w:val="003F0990"/>
    <w:rsid w:val="003F1C21"/>
    <w:rsid w:val="003F37B0"/>
    <w:rsid w:val="003F4E11"/>
    <w:rsid w:val="003F560F"/>
    <w:rsid w:val="003F5FDD"/>
    <w:rsid w:val="003F6ED7"/>
    <w:rsid w:val="003F7ABC"/>
    <w:rsid w:val="00402507"/>
    <w:rsid w:val="0040398F"/>
    <w:rsid w:val="00404156"/>
    <w:rsid w:val="0040579D"/>
    <w:rsid w:val="00405911"/>
    <w:rsid w:val="00406ECA"/>
    <w:rsid w:val="0040703F"/>
    <w:rsid w:val="004105E6"/>
    <w:rsid w:val="00413914"/>
    <w:rsid w:val="0041569C"/>
    <w:rsid w:val="00415702"/>
    <w:rsid w:val="004203BC"/>
    <w:rsid w:val="00426B58"/>
    <w:rsid w:val="00426E78"/>
    <w:rsid w:val="00427B49"/>
    <w:rsid w:val="00430A27"/>
    <w:rsid w:val="00431A10"/>
    <w:rsid w:val="00432003"/>
    <w:rsid w:val="00434162"/>
    <w:rsid w:val="00436EED"/>
    <w:rsid w:val="00436FB2"/>
    <w:rsid w:val="004372F1"/>
    <w:rsid w:val="004378C9"/>
    <w:rsid w:val="00443C96"/>
    <w:rsid w:val="00443FDA"/>
    <w:rsid w:val="004444CC"/>
    <w:rsid w:val="00446E71"/>
    <w:rsid w:val="00450403"/>
    <w:rsid w:val="00456C8F"/>
    <w:rsid w:val="00457096"/>
    <w:rsid w:val="004606F9"/>
    <w:rsid w:val="004633EE"/>
    <w:rsid w:val="00463B7F"/>
    <w:rsid w:val="00463B9D"/>
    <w:rsid w:val="00464760"/>
    <w:rsid w:val="00464DE6"/>
    <w:rsid w:val="00465FAF"/>
    <w:rsid w:val="00470DEE"/>
    <w:rsid w:val="0047332C"/>
    <w:rsid w:val="00477339"/>
    <w:rsid w:val="0047774C"/>
    <w:rsid w:val="00484B8F"/>
    <w:rsid w:val="0048518B"/>
    <w:rsid w:val="0048551D"/>
    <w:rsid w:val="00487E68"/>
    <w:rsid w:val="0049054F"/>
    <w:rsid w:val="00491F9D"/>
    <w:rsid w:val="004966C3"/>
    <w:rsid w:val="004A0422"/>
    <w:rsid w:val="004A0A5F"/>
    <w:rsid w:val="004A0A78"/>
    <w:rsid w:val="004A11A0"/>
    <w:rsid w:val="004B29D8"/>
    <w:rsid w:val="004C14C4"/>
    <w:rsid w:val="004C2A41"/>
    <w:rsid w:val="004C4EE5"/>
    <w:rsid w:val="004C6818"/>
    <w:rsid w:val="004C7D4E"/>
    <w:rsid w:val="004D3D84"/>
    <w:rsid w:val="004D45C4"/>
    <w:rsid w:val="004D499B"/>
    <w:rsid w:val="004D631C"/>
    <w:rsid w:val="004D6BC5"/>
    <w:rsid w:val="004E2E80"/>
    <w:rsid w:val="004F21A5"/>
    <w:rsid w:val="004F232B"/>
    <w:rsid w:val="00502424"/>
    <w:rsid w:val="00506FF3"/>
    <w:rsid w:val="00511D99"/>
    <w:rsid w:val="005144EC"/>
    <w:rsid w:val="005146A0"/>
    <w:rsid w:val="00517589"/>
    <w:rsid w:val="00522F4B"/>
    <w:rsid w:val="00525271"/>
    <w:rsid w:val="00525EC5"/>
    <w:rsid w:val="005262D2"/>
    <w:rsid w:val="00530596"/>
    <w:rsid w:val="0053623F"/>
    <w:rsid w:val="005404B5"/>
    <w:rsid w:val="00540A39"/>
    <w:rsid w:val="00540CB9"/>
    <w:rsid w:val="00543A5D"/>
    <w:rsid w:val="00545016"/>
    <w:rsid w:val="005468C6"/>
    <w:rsid w:val="0054E8BB"/>
    <w:rsid w:val="005538E4"/>
    <w:rsid w:val="00554138"/>
    <w:rsid w:val="00556E51"/>
    <w:rsid w:val="0055733F"/>
    <w:rsid w:val="00560122"/>
    <w:rsid w:val="00561273"/>
    <w:rsid w:val="00562B1D"/>
    <w:rsid w:val="005634F6"/>
    <w:rsid w:val="00565D24"/>
    <w:rsid w:val="00571CAB"/>
    <w:rsid w:val="005728B8"/>
    <w:rsid w:val="00575CAF"/>
    <w:rsid w:val="00576CCD"/>
    <w:rsid w:val="0058256F"/>
    <w:rsid w:val="00583747"/>
    <w:rsid w:val="00583E75"/>
    <w:rsid w:val="0058464E"/>
    <w:rsid w:val="00584793"/>
    <w:rsid w:val="005847DE"/>
    <w:rsid w:val="005847F9"/>
    <w:rsid w:val="0058536D"/>
    <w:rsid w:val="00585519"/>
    <w:rsid w:val="00587134"/>
    <w:rsid w:val="005932C7"/>
    <w:rsid w:val="00593D87"/>
    <w:rsid w:val="00594456"/>
    <w:rsid w:val="005944EA"/>
    <w:rsid w:val="0059483B"/>
    <w:rsid w:val="00594AF4"/>
    <w:rsid w:val="00597217"/>
    <w:rsid w:val="005A03E8"/>
    <w:rsid w:val="005A0C83"/>
    <w:rsid w:val="005A1205"/>
    <w:rsid w:val="005A19E1"/>
    <w:rsid w:val="005A25A0"/>
    <w:rsid w:val="005A2F38"/>
    <w:rsid w:val="005A618D"/>
    <w:rsid w:val="005A67E9"/>
    <w:rsid w:val="005B0357"/>
    <w:rsid w:val="005B0D47"/>
    <w:rsid w:val="005B5F24"/>
    <w:rsid w:val="005B6288"/>
    <w:rsid w:val="005C7742"/>
    <w:rsid w:val="005C7C42"/>
    <w:rsid w:val="005D1C44"/>
    <w:rsid w:val="005D2666"/>
    <w:rsid w:val="005D5EB9"/>
    <w:rsid w:val="005D5F68"/>
    <w:rsid w:val="005D7D42"/>
    <w:rsid w:val="005E16CC"/>
    <w:rsid w:val="005E29B7"/>
    <w:rsid w:val="005E2B57"/>
    <w:rsid w:val="005E2F17"/>
    <w:rsid w:val="005E79C5"/>
    <w:rsid w:val="005F5255"/>
    <w:rsid w:val="005F54E9"/>
    <w:rsid w:val="005F65B3"/>
    <w:rsid w:val="005F6B38"/>
    <w:rsid w:val="005F7D2D"/>
    <w:rsid w:val="00600E23"/>
    <w:rsid w:val="00600E70"/>
    <w:rsid w:val="00602BF1"/>
    <w:rsid w:val="00610E9F"/>
    <w:rsid w:val="0061191D"/>
    <w:rsid w:val="00611E39"/>
    <w:rsid w:val="00613A3D"/>
    <w:rsid w:val="00613E6E"/>
    <w:rsid w:val="00615F99"/>
    <w:rsid w:val="006169E8"/>
    <w:rsid w:val="006239E7"/>
    <w:rsid w:val="00627080"/>
    <w:rsid w:val="00630668"/>
    <w:rsid w:val="00630C30"/>
    <w:rsid w:val="00633516"/>
    <w:rsid w:val="006348F8"/>
    <w:rsid w:val="00634E02"/>
    <w:rsid w:val="00634E9C"/>
    <w:rsid w:val="00635665"/>
    <w:rsid w:val="00636936"/>
    <w:rsid w:val="00636F7A"/>
    <w:rsid w:val="00637379"/>
    <w:rsid w:val="00637BF7"/>
    <w:rsid w:val="00641483"/>
    <w:rsid w:val="0064315A"/>
    <w:rsid w:val="00643CC9"/>
    <w:rsid w:val="00644B9C"/>
    <w:rsid w:val="006454CD"/>
    <w:rsid w:val="006464D0"/>
    <w:rsid w:val="00647417"/>
    <w:rsid w:val="006510E5"/>
    <w:rsid w:val="00652CD9"/>
    <w:rsid w:val="00653C67"/>
    <w:rsid w:val="00653CE4"/>
    <w:rsid w:val="0066310F"/>
    <w:rsid w:val="00664475"/>
    <w:rsid w:val="0066617F"/>
    <w:rsid w:val="00667FB6"/>
    <w:rsid w:val="0067166E"/>
    <w:rsid w:val="00671C57"/>
    <w:rsid w:val="006756E3"/>
    <w:rsid w:val="00676A7F"/>
    <w:rsid w:val="00680CE6"/>
    <w:rsid w:val="00681803"/>
    <w:rsid w:val="00690948"/>
    <w:rsid w:val="00694206"/>
    <w:rsid w:val="00695E50"/>
    <w:rsid w:val="006A4812"/>
    <w:rsid w:val="006B3F4C"/>
    <w:rsid w:val="006B5D4C"/>
    <w:rsid w:val="006B72C0"/>
    <w:rsid w:val="006B7403"/>
    <w:rsid w:val="006B75F7"/>
    <w:rsid w:val="006C3FC4"/>
    <w:rsid w:val="006C4578"/>
    <w:rsid w:val="006C4695"/>
    <w:rsid w:val="006C6791"/>
    <w:rsid w:val="006C69CA"/>
    <w:rsid w:val="006D1BFD"/>
    <w:rsid w:val="006D1E28"/>
    <w:rsid w:val="006D23CC"/>
    <w:rsid w:val="006D55AF"/>
    <w:rsid w:val="006E0688"/>
    <w:rsid w:val="006E069B"/>
    <w:rsid w:val="006E4FBF"/>
    <w:rsid w:val="006E5F68"/>
    <w:rsid w:val="006E68B7"/>
    <w:rsid w:val="006E713F"/>
    <w:rsid w:val="006E743E"/>
    <w:rsid w:val="00705226"/>
    <w:rsid w:val="00713522"/>
    <w:rsid w:val="00714FD7"/>
    <w:rsid w:val="00715B05"/>
    <w:rsid w:val="00720DB9"/>
    <w:rsid w:val="00724066"/>
    <w:rsid w:val="00724548"/>
    <w:rsid w:val="00726DA4"/>
    <w:rsid w:val="00730ADF"/>
    <w:rsid w:val="0073188C"/>
    <w:rsid w:val="00733D73"/>
    <w:rsid w:val="007360F4"/>
    <w:rsid w:val="00744964"/>
    <w:rsid w:val="00744F96"/>
    <w:rsid w:val="0074571C"/>
    <w:rsid w:val="0075034C"/>
    <w:rsid w:val="0075213B"/>
    <w:rsid w:val="0075478F"/>
    <w:rsid w:val="00754B5F"/>
    <w:rsid w:val="0075655D"/>
    <w:rsid w:val="007570F2"/>
    <w:rsid w:val="007578DA"/>
    <w:rsid w:val="007601FC"/>
    <w:rsid w:val="0076048A"/>
    <w:rsid w:val="0076113C"/>
    <w:rsid w:val="0076213D"/>
    <w:rsid w:val="00762AA7"/>
    <w:rsid w:val="00772FA0"/>
    <w:rsid w:val="00773ECD"/>
    <w:rsid w:val="00774F15"/>
    <w:rsid w:val="0077646F"/>
    <w:rsid w:val="00780AC1"/>
    <w:rsid w:val="0078444D"/>
    <w:rsid w:val="00786979"/>
    <w:rsid w:val="007912AB"/>
    <w:rsid w:val="007914FE"/>
    <w:rsid w:val="00791760"/>
    <w:rsid w:val="007953B4"/>
    <w:rsid w:val="007959D9"/>
    <w:rsid w:val="00795BEF"/>
    <w:rsid w:val="007A1537"/>
    <w:rsid w:val="007A18EA"/>
    <w:rsid w:val="007A197B"/>
    <w:rsid w:val="007A3BAB"/>
    <w:rsid w:val="007A3FCC"/>
    <w:rsid w:val="007A4812"/>
    <w:rsid w:val="007A58F9"/>
    <w:rsid w:val="007B1656"/>
    <w:rsid w:val="007B3B13"/>
    <w:rsid w:val="007C40C3"/>
    <w:rsid w:val="007C519F"/>
    <w:rsid w:val="007C54D7"/>
    <w:rsid w:val="007C7C0D"/>
    <w:rsid w:val="007C7E52"/>
    <w:rsid w:val="007D0A9A"/>
    <w:rsid w:val="007D1404"/>
    <w:rsid w:val="007D215B"/>
    <w:rsid w:val="007D3C27"/>
    <w:rsid w:val="007D3E89"/>
    <w:rsid w:val="007D5199"/>
    <w:rsid w:val="007D5247"/>
    <w:rsid w:val="007D5A64"/>
    <w:rsid w:val="007E4085"/>
    <w:rsid w:val="007E7979"/>
    <w:rsid w:val="007F1C5C"/>
    <w:rsid w:val="007F35F3"/>
    <w:rsid w:val="007F491B"/>
    <w:rsid w:val="007F5790"/>
    <w:rsid w:val="008013F6"/>
    <w:rsid w:val="0080364A"/>
    <w:rsid w:val="00805A8E"/>
    <w:rsid w:val="00807605"/>
    <w:rsid w:val="008118E2"/>
    <w:rsid w:val="00812B3E"/>
    <w:rsid w:val="00813E15"/>
    <w:rsid w:val="0081499E"/>
    <w:rsid w:val="0081622B"/>
    <w:rsid w:val="00816767"/>
    <w:rsid w:val="008204B8"/>
    <w:rsid w:val="00822E69"/>
    <w:rsid w:val="00825024"/>
    <w:rsid w:val="0082512F"/>
    <w:rsid w:val="008264F0"/>
    <w:rsid w:val="0083143F"/>
    <w:rsid w:val="008354E9"/>
    <w:rsid w:val="00835BB7"/>
    <w:rsid w:val="00841BD6"/>
    <w:rsid w:val="00844938"/>
    <w:rsid w:val="008466FA"/>
    <w:rsid w:val="00850701"/>
    <w:rsid w:val="0085166B"/>
    <w:rsid w:val="00852365"/>
    <w:rsid w:val="008523A6"/>
    <w:rsid w:val="00853CE7"/>
    <w:rsid w:val="008569F5"/>
    <w:rsid w:val="00856E29"/>
    <w:rsid w:val="00860CF7"/>
    <w:rsid w:val="00861082"/>
    <w:rsid w:val="00863C98"/>
    <w:rsid w:val="00864484"/>
    <w:rsid w:val="0086465B"/>
    <w:rsid w:val="008649E7"/>
    <w:rsid w:val="00864CEA"/>
    <w:rsid w:val="008654B9"/>
    <w:rsid w:val="00865A6A"/>
    <w:rsid w:val="00877382"/>
    <w:rsid w:val="0089113F"/>
    <w:rsid w:val="00897937"/>
    <w:rsid w:val="00897939"/>
    <w:rsid w:val="008A40B4"/>
    <w:rsid w:val="008A4324"/>
    <w:rsid w:val="008A7A78"/>
    <w:rsid w:val="008B0769"/>
    <w:rsid w:val="008B123C"/>
    <w:rsid w:val="008B1550"/>
    <w:rsid w:val="008B1B06"/>
    <w:rsid w:val="008B21A8"/>
    <w:rsid w:val="008B34AD"/>
    <w:rsid w:val="008B56CD"/>
    <w:rsid w:val="008C0854"/>
    <w:rsid w:val="008C0F47"/>
    <w:rsid w:val="008C1CDE"/>
    <w:rsid w:val="008C26D7"/>
    <w:rsid w:val="008C47AB"/>
    <w:rsid w:val="008C50E7"/>
    <w:rsid w:val="008C525A"/>
    <w:rsid w:val="008C64B5"/>
    <w:rsid w:val="008D6563"/>
    <w:rsid w:val="008D7755"/>
    <w:rsid w:val="008E099B"/>
    <w:rsid w:val="008E10BC"/>
    <w:rsid w:val="008E4A7C"/>
    <w:rsid w:val="008E6E23"/>
    <w:rsid w:val="008E7721"/>
    <w:rsid w:val="008F06A7"/>
    <w:rsid w:val="008F079D"/>
    <w:rsid w:val="008F22EF"/>
    <w:rsid w:val="008F3530"/>
    <w:rsid w:val="008F3613"/>
    <w:rsid w:val="008F5715"/>
    <w:rsid w:val="00901697"/>
    <w:rsid w:val="0090465A"/>
    <w:rsid w:val="009056EC"/>
    <w:rsid w:val="00905CB2"/>
    <w:rsid w:val="00906298"/>
    <w:rsid w:val="00906710"/>
    <w:rsid w:val="00906CB3"/>
    <w:rsid w:val="009112D1"/>
    <w:rsid w:val="009120B9"/>
    <w:rsid w:val="0091391E"/>
    <w:rsid w:val="00913991"/>
    <w:rsid w:val="0091574B"/>
    <w:rsid w:val="0092122A"/>
    <w:rsid w:val="0092176B"/>
    <w:rsid w:val="009249FE"/>
    <w:rsid w:val="00925262"/>
    <w:rsid w:val="00925B2B"/>
    <w:rsid w:val="009304CA"/>
    <w:rsid w:val="009311B4"/>
    <w:rsid w:val="00933FE8"/>
    <w:rsid w:val="0093506F"/>
    <w:rsid w:val="009352E2"/>
    <w:rsid w:val="00935C5A"/>
    <w:rsid w:val="00936589"/>
    <w:rsid w:val="00941FB1"/>
    <w:rsid w:val="009425BF"/>
    <w:rsid w:val="00944F96"/>
    <w:rsid w:val="00945001"/>
    <w:rsid w:val="00945161"/>
    <w:rsid w:val="0094663E"/>
    <w:rsid w:val="009520A2"/>
    <w:rsid w:val="00952FCB"/>
    <w:rsid w:val="0095388E"/>
    <w:rsid w:val="00953E99"/>
    <w:rsid w:val="00954063"/>
    <w:rsid w:val="0095743D"/>
    <w:rsid w:val="00960386"/>
    <w:rsid w:val="0096099C"/>
    <w:rsid w:val="00961FE0"/>
    <w:rsid w:val="0096228E"/>
    <w:rsid w:val="009627FE"/>
    <w:rsid w:val="009629C3"/>
    <w:rsid w:val="00971663"/>
    <w:rsid w:val="00975839"/>
    <w:rsid w:val="009801DD"/>
    <w:rsid w:val="00982364"/>
    <w:rsid w:val="00983961"/>
    <w:rsid w:val="009857FB"/>
    <w:rsid w:val="009868FE"/>
    <w:rsid w:val="00987951"/>
    <w:rsid w:val="00987B6A"/>
    <w:rsid w:val="009909DB"/>
    <w:rsid w:val="00990C75"/>
    <w:rsid w:val="00990D42"/>
    <w:rsid w:val="00993132"/>
    <w:rsid w:val="00994720"/>
    <w:rsid w:val="00994A64"/>
    <w:rsid w:val="00995C1C"/>
    <w:rsid w:val="0099651E"/>
    <w:rsid w:val="00997C18"/>
    <w:rsid w:val="009A5B89"/>
    <w:rsid w:val="009B13A1"/>
    <w:rsid w:val="009B1F0A"/>
    <w:rsid w:val="009B2D3A"/>
    <w:rsid w:val="009B4230"/>
    <w:rsid w:val="009B4AFE"/>
    <w:rsid w:val="009B5384"/>
    <w:rsid w:val="009B54E2"/>
    <w:rsid w:val="009B6B72"/>
    <w:rsid w:val="009C03E1"/>
    <w:rsid w:val="009C194E"/>
    <w:rsid w:val="009C219D"/>
    <w:rsid w:val="009C23C4"/>
    <w:rsid w:val="009C2F67"/>
    <w:rsid w:val="009C69F0"/>
    <w:rsid w:val="009D1EAE"/>
    <w:rsid w:val="009D336F"/>
    <w:rsid w:val="009D4B68"/>
    <w:rsid w:val="009D4FE1"/>
    <w:rsid w:val="009D7029"/>
    <w:rsid w:val="009E013D"/>
    <w:rsid w:val="009F021B"/>
    <w:rsid w:val="009F0FBF"/>
    <w:rsid w:val="009F36CA"/>
    <w:rsid w:val="009F36F4"/>
    <w:rsid w:val="009F3E43"/>
    <w:rsid w:val="009F5553"/>
    <w:rsid w:val="009F5CB3"/>
    <w:rsid w:val="009F6834"/>
    <w:rsid w:val="009F74AC"/>
    <w:rsid w:val="00A00CA3"/>
    <w:rsid w:val="00A01514"/>
    <w:rsid w:val="00A1121C"/>
    <w:rsid w:val="00A121A3"/>
    <w:rsid w:val="00A1347B"/>
    <w:rsid w:val="00A15E54"/>
    <w:rsid w:val="00A16DED"/>
    <w:rsid w:val="00A204E5"/>
    <w:rsid w:val="00A20857"/>
    <w:rsid w:val="00A20B0F"/>
    <w:rsid w:val="00A2160C"/>
    <w:rsid w:val="00A236E1"/>
    <w:rsid w:val="00A23855"/>
    <w:rsid w:val="00A25E6C"/>
    <w:rsid w:val="00A30C9C"/>
    <w:rsid w:val="00A315FC"/>
    <w:rsid w:val="00A34525"/>
    <w:rsid w:val="00A36DE3"/>
    <w:rsid w:val="00A40459"/>
    <w:rsid w:val="00A40B93"/>
    <w:rsid w:val="00A40FF2"/>
    <w:rsid w:val="00A47AE4"/>
    <w:rsid w:val="00A530E0"/>
    <w:rsid w:val="00A545E1"/>
    <w:rsid w:val="00A61062"/>
    <w:rsid w:val="00A62151"/>
    <w:rsid w:val="00A63AED"/>
    <w:rsid w:val="00A663C3"/>
    <w:rsid w:val="00A7316B"/>
    <w:rsid w:val="00A75F9A"/>
    <w:rsid w:val="00A77B5E"/>
    <w:rsid w:val="00A8534E"/>
    <w:rsid w:val="00A85498"/>
    <w:rsid w:val="00A85505"/>
    <w:rsid w:val="00A862F1"/>
    <w:rsid w:val="00A86EE5"/>
    <w:rsid w:val="00A878F5"/>
    <w:rsid w:val="00A9006E"/>
    <w:rsid w:val="00A917F2"/>
    <w:rsid w:val="00A932AE"/>
    <w:rsid w:val="00A9585B"/>
    <w:rsid w:val="00A95EA8"/>
    <w:rsid w:val="00A96F90"/>
    <w:rsid w:val="00A97AA9"/>
    <w:rsid w:val="00AA56C3"/>
    <w:rsid w:val="00AB1F85"/>
    <w:rsid w:val="00AB2D74"/>
    <w:rsid w:val="00AB3EDE"/>
    <w:rsid w:val="00AC2B82"/>
    <w:rsid w:val="00AC4216"/>
    <w:rsid w:val="00AC7B02"/>
    <w:rsid w:val="00AD07C9"/>
    <w:rsid w:val="00AD1585"/>
    <w:rsid w:val="00AD3968"/>
    <w:rsid w:val="00AD4565"/>
    <w:rsid w:val="00AD7232"/>
    <w:rsid w:val="00AD7907"/>
    <w:rsid w:val="00AE0838"/>
    <w:rsid w:val="00AE2BCE"/>
    <w:rsid w:val="00AF24FF"/>
    <w:rsid w:val="00AF2C73"/>
    <w:rsid w:val="00AF3588"/>
    <w:rsid w:val="00AF3684"/>
    <w:rsid w:val="00AF5A89"/>
    <w:rsid w:val="00B00E18"/>
    <w:rsid w:val="00B03111"/>
    <w:rsid w:val="00B03139"/>
    <w:rsid w:val="00B035FD"/>
    <w:rsid w:val="00B04002"/>
    <w:rsid w:val="00B05199"/>
    <w:rsid w:val="00B07B0D"/>
    <w:rsid w:val="00B07E30"/>
    <w:rsid w:val="00B1228A"/>
    <w:rsid w:val="00B12B44"/>
    <w:rsid w:val="00B12F91"/>
    <w:rsid w:val="00B14078"/>
    <w:rsid w:val="00B14791"/>
    <w:rsid w:val="00B16243"/>
    <w:rsid w:val="00B21A1F"/>
    <w:rsid w:val="00B23B74"/>
    <w:rsid w:val="00B315CE"/>
    <w:rsid w:val="00B319EB"/>
    <w:rsid w:val="00B35471"/>
    <w:rsid w:val="00B41635"/>
    <w:rsid w:val="00B42421"/>
    <w:rsid w:val="00B4324A"/>
    <w:rsid w:val="00B459BA"/>
    <w:rsid w:val="00B4762D"/>
    <w:rsid w:val="00B5049E"/>
    <w:rsid w:val="00B53D80"/>
    <w:rsid w:val="00B54E8B"/>
    <w:rsid w:val="00B55023"/>
    <w:rsid w:val="00B5687B"/>
    <w:rsid w:val="00B571B1"/>
    <w:rsid w:val="00B573DD"/>
    <w:rsid w:val="00B60721"/>
    <w:rsid w:val="00B61F3E"/>
    <w:rsid w:val="00B62C20"/>
    <w:rsid w:val="00B65827"/>
    <w:rsid w:val="00B659ED"/>
    <w:rsid w:val="00B708E2"/>
    <w:rsid w:val="00B74DFA"/>
    <w:rsid w:val="00B74FFC"/>
    <w:rsid w:val="00B76760"/>
    <w:rsid w:val="00B767B9"/>
    <w:rsid w:val="00B76E5A"/>
    <w:rsid w:val="00B773AB"/>
    <w:rsid w:val="00B77CA0"/>
    <w:rsid w:val="00B80D26"/>
    <w:rsid w:val="00B816B3"/>
    <w:rsid w:val="00B819A4"/>
    <w:rsid w:val="00B81A83"/>
    <w:rsid w:val="00B8252E"/>
    <w:rsid w:val="00B8459D"/>
    <w:rsid w:val="00B873BD"/>
    <w:rsid w:val="00B94020"/>
    <w:rsid w:val="00BA18E2"/>
    <w:rsid w:val="00BA36DC"/>
    <w:rsid w:val="00BA56EC"/>
    <w:rsid w:val="00BA6BFF"/>
    <w:rsid w:val="00BC61B2"/>
    <w:rsid w:val="00BD0878"/>
    <w:rsid w:val="00BD09DB"/>
    <w:rsid w:val="00BD128A"/>
    <w:rsid w:val="00BD3A67"/>
    <w:rsid w:val="00BD3D77"/>
    <w:rsid w:val="00BD40E5"/>
    <w:rsid w:val="00BD46D3"/>
    <w:rsid w:val="00BE23AA"/>
    <w:rsid w:val="00BE3D99"/>
    <w:rsid w:val="00BF0092"/>
    <w:rsid w:val="00BF30A1"/>
    <w:rsid w:val="00BF48D3"/>
    <w:rsid w:val="00BF5F2B"/>
    <w:rsid w:val="00C01150"/>
    <w:rsid w:val="00C0193F"/>
    <w:rsid w:val="00C0733E"/>
    <w:rsid w:val="00C10A68"/>
    <w:rsid w:val="00C142CA"/>
    <w:rsid w:val="00C1627D"/>
    <w:rsid w:val="00C20847"/>
    <w:rsid w:val="00C20B7B"/>
    <w:rsid w:val="00C2110B"/>
    <w:rsid w:val="00C24404"/>
    <w:rsid w:val="00C24DE9"/>
    <w:rsid w:val="00C24F6C"/>
    <w:rsid w:val="00C252E8"/>
    <w:rsid w:val="00C25BD5"/>
    <w:rsid w:val="00C305CC"/>
    <w:rsid w:val="00C31666"/>
    <w:rsid w:val="00C3246A"/>
    <w:rsid w:val="00C40EC8"/>
    <w:rsid w:val="00C43B17"/>
    <w:rsid w:val="00C44DD3"/>
    <w:rsid w:val="00C502E4"/>
    <w:rsid w:val="00C56EC3"/>
    <w:rsid w:val="00C61324"/>
    <w:rsid w:val="00C62456"/>
    <w:rsid w:val="00C62917"/>
    <w:rsid w:val="00C633B2"/>
    <w:rsid w:val="00C6527F"/>
    <w:rsid w:val="00C724D2"/>
    <w:rsid w:val="00C74417"/>
    <w:rsid w:val="00C802C5"/>
    <w:rsid w:val="00C8080D"/>
    <w:rsid w:val="00C8117A"/>
    <w:rsid w:val="00C82ACE"/>
    <w:rsid w:val="00C84AF3"/>
    <w:rsid w:val="00C93E47"/>
    <w:rsid w:val="00C94D5D"/>
    <w:rsid w:val="00C9627B"/>
    <w:rsid w:val="00C9676F"/>
    <w:rsid w:val="00CA0401"/>
    <w:rsid w:val="00CA1673"/>
    <w:rsid w:val="00CA4839"/>
    <w:rsid w:val="00CA4CFF"/>
    <w:rsid w:val="00CA5715"/>
    <w:rsid w:val="00CA5866"/>
    <w:rsid w:val="00CB03F7"/>
    <w:rsid w:val="00CB0C7C"/>
    <w:rsid w:val="00CB2136"/>
    <w:rsid w:val="00CB26C2"/>
    <w:rsid w:val="00CB3BA9"/>
    <w:rsid w:val="00CB41FA"/>
    <w:rsid w:val="00CC01A9"/>
    <w:rsid w:val="00CC15C6"/>
    <w:rsid w:val="00CC1A99"/>
    <w:rsid w:val="00CC6F54"/>
    <w:rsid w:val="00CC78AE"/>
    <w:rsid w:val="00CD2967"/>
    <w:rsid w:val="00CD4E11"/>
    <w:rsid w:val="00CE199F"/>
    <w:rsid w:val="00CF1AF6"/>
    <w:rsid w:val="00CF3005"/>
    <w:rsid w:val="00D00BC5"/>
    <w:rsid w:val="00D04130"/>
    <w:rsid w:val="00D06947"/>
    <w:rsid w:val="00D13CE8"/>
    <w:rsid w:val="00D15123"/>
    <w:rsid w:val="00D15156"/>
    <w:rsid w:val="00D22527"/>
    <w:rsid w:val="00D30114"/>
    <w:rsid w:val="00D31512"/>
    <w:rsid w:val="00D34110"/>
    <w:rsid w:val="00D3622A"/>
    <w:rsid w:val="00D403E2"/>
    <w:rsid w:val="00D408FB"/>
    <w:rsid w:val="00D43909"/>
    <w:rsid w:val="00D44069"/>
    <w:rsid w:val="00D44AEA"/>
    <w:rsid w:val="00D44B19"/>
    <w:rsid w:val="00D46331"/>
    <w:rsid w:val="00D51C70"/>
    <w:rsid w:val="00D53590"/>
    <w:rsid w:val="00D5568E"/>
    <w:rsid w:val="00D55EE8"/>
    <w:rsid w:val="00D60021"/>
    <w:rsid w:val="00D6191D"/>
    <w:rsid w:val="00D6462D"/>
    <w:rsid w:val="00D65719"/>
    <w:rsid w:val="00D65D5C"/>
    <w:rsid w:val="00D65DEE"/>
    <w:rsid w:val="00D6615B"/>
    <w:rsid w:val="00D6739E"/>
    <w:rsid w:val="00D70F6C"/>
    <w:rsid w:val="00D71D5A"/>
    <w:rsid w:val="00D71E9F"/>
    <w:rsid w:val="00D72B53"/>
    <w:rsid w:val="00D72EFA"/>
    <w:rsid w:val="00D74C16"/>
    <w:rsid w:val="00D75774"/>
    <w:rsid w:val="00D75E30"/>
    <w:rsid w:val="00D76C22"/>
    <w:rsid w:val="00D771A6"/>
    <w:rsid w:val="00D7787B"/>
    <w:rsid w:val="00D812CB"/>
    <w:rsid w:val="00D82289"/>
    <w:rsid w:val="00D8273E"/>
    <w:rsid w:val="00D85812"/>
    <w:rsid w:val="00D86B8A"/>
    <w:rsid w:val="00D874E4"/>
    <w:rsid w:val="00D90A30"/>
    <w:rsid w:val="00D91C46"/>
    <w:rsid w:val="00D9285B"/>
    <w:rsid w:val="00D94A91"/>
    <w:rsid w:val="00D95E1F"/>
    <w:rsid w:val="00D95FC1"/>
    <w:rsid w:val="00D967F6"/>
    <w:rsid w:val="00DA0F48"/>
    <w:rsid w:val="00DA318A"/>
    <w:rsid w:val="00DA3D84"/>
    <w:rsid w:val="00DA46D2"/>
    <w:rsid w:val="00DA6D79"/>
    <w:rsid w:val="00DB072E"/>
    <w:rsid w:val="00DB326E"/>
    <w:rsid w:val="00DB7A0B"/>
    <w:rsid w:val="00DC2FFA"/>
    <w:rsid w:val="00DC3CB0"/>
    <w:rsid w:val="00DC62AF"/>
    <w:rsid w:val="00DC72C7"/>
    <w:rsid w:val="00DD0D20"/>
    <w:rsid w:val="00DD23A9"/>
    <w:rsid w:val="00DD3D0F"/>
    <w:rsid w:val="00DD4E86"/>
    <w:rsid w:val="00DD78B2"/>
    <w:rsid w:val="00DE06E6"/>
    <w:rsid w:val="00DE0FA5"/>
    <w:rsid w:val="00DE15BF"/>
    <w:rsid w:val="00DE6E82"/>
    <w:rsid w:val="00DF7A37"/>
    <w:rsid w:val="00E05DA3"/>
    <w:rsid w:val="00E12300"/>
    <w:rsid w:val="00E131F8"/>
    <w:rsid w:val="00E1325B"/>
    <w:rsid w:val="00E1391B"/>
    <w:rsid w:val="00E13BCF"/>
    <w:rsid w:val="00E14AAD"/>
    <w:rsid w:val="00E15CE5"/>
    <w:rsid w:val="00E17E89"/>
    <w:rsid w:val="00E20B5E"/>
    <w:rsid w:val="00E21515"/>
    <w:rsid w:val="00E24B60"/>
    <w:rsid w:val="00E3030F"/>
    <w:rsid w:val="00E34923"/>
    <w:rsid w:val="00E3507B"/>
    <w:rsid w:val="00E35227"/>
    <w:rsid w:val="00E357DA"/>
    <w:rsid w:val="00E3616A"/>
    <w:rsid w:val="00E407C0"/>
    <w:rsid w:val="00E43A64"/>
    <w:rsid w:val="00E47263"/>
    <w:rsid w:val="00E47861"/>
    <w:rsid w:val="00E47A2C"/>
    <w:rsid w:val="00E5021B"/>
    <w:rsid w:val="00E52FCC"/>
    <w:rsid w:val="00E55F9D"/>
    <w:rsid w:val="00E57622"/>
    <w:rsid w:val="00E57E47"/>
    <w:rsid w:val="00E63C12"/>
    <w:rsid w:val="00E6611B"/>
    <w:rsid w:val="00E704CA"/>
    <w:rsid w:val="00E71F00"/>
    <w:rsid w:val="00E7526E"/>
    <w:rsid w:val="00E80FCA"/>
    <w:rsid w:val="00E816DE"/>
    <w:rsid w:val="00E8216A"/>
    <w:rsid w:val="00E82C92"/>
    <w:rsid w:val="00E83638"/>
    <w:rsid w:val="00E83E32"/>
    <w:rsid w:val="00E85A1B"/>
    <w:rsid w:val="00E86EF6"/>
    <w:rsid w:val="00E91D5E"/>
    <w:rsid w:val="00E925EE"/>
    <w:rsid w:val="00E97C82"/>
    <w:rsid w:val="00EA016D"/>
    <w:rsid w:val="00EA170E"/>
    <w:rsid w:val="00EA51EA"/>
    <w:rsid w:val="00EA524B"/>
    <w:rsid w:val="00EB0E5C"/>
    <w:rsid w:val="00EB156F"/>
    <w:rsid w:val="00EB4040"/>
    <w:rsid w:val="00EB59B8"/>
    <w:rsid w:val="00EB6A2F"/>
    <w:rsid w:val="00EB6A97"/>
    <w:rsid w:val="00EC2AA0"/>
    <w:rsid w:val="00ED17A2"/>
    <w:rsid w:val="00ED2022"/>
    <w:rsid w:val="00ED3391"/>
    <w:rsid w:val="00ED78AD"/>
    <w:rsid w:val="00EE00C2"/>
    <w:rsid w:val="00EE6F78"/>
    <w:rsid w:val="00EF1946"/>
    <w:rsid w:val="00EF28B7"/>
    <w:rsid w:val="00EF4FE0"/>
    <w:rsid w:val="00EF56A3"/>
    <w:rsid w:val="00EF7F00"/>
    <w:rsid w:val="00F0091C"/>
    <w:rsid w:val="00F00D63"/>
    <w:rsid w:val="00F023D9"/>
    <w:rsid w:val="00F02C42"/>
    <w:rsid w:val="00F041C2"/>
    <w:rsid w:val="00F043F1"/>
    <w:rsid w:val="00F07108"/>
    <w:rsid w:val="00F1363C"/>
    <w:rsid w:val="00F151C0"/>
    <w:rsid w:val="00F1593B"/>
    <w:rsid w:val="00F205D5"/>
    <w:rsid w:val="00F20F03"/>
    <w:rsid w:val="00F23161"/>
    <w:rsid w:val="00F270FE"/>
    <w:rsid w:val="00F31A1A"/>
    <w:rsid w:val="00F33C6B"/>
    <w:rsid w:val="00F37A5D"/>
    <w:rsid w:val="00F404B6"/>
    <w:rsid w:val="00F41DD1"/>
    <w:rsid w:val="00F42309"/>
    <w:rsid w:val="00F44963"/>
    <w:rsid w:val="00F4666C"/>
    <w:rsid w:val="00F46B27"/>
    <w:rsid w:val="00F51705"/>
    <w:rsid w:val="00F51897"/>
    <w:rsid w:val="00F538D5"/>
    <w:rsid w:val="00F56041"/>
    <w:rsid w:val="00F56AFF"/>
    <w:rsid w:val="00F57BE7"/>
    <w:rsid w:val="00F649DC"/>
    <w:rsid w:val="00F660B7"/>
    <w:rsid w:val="00F670FD"/>
    <w:rsid w:val="00F70519"/>
    <w:rsid w:val="00F75583"/>
    <w:rsid w:val="00F75ACF"/>
    <w:rsid w:val="00F76F7A"/>
    <w:rsid w:val="00F77A0D"/>
    <w:rsid w:val="00F802EB"/>
    <w:rsid w:val="00F828AA"/>
    <w:rsid w:val="00F82A56"/>
    <w:rsid w:val="00F84630"/>
    <w:rsid w:val="00F84EFE"/>
    <w:rsid w:val="00F84F65"/>
    <w:rsid w:val="00F859E9"/>
    <w:rsid w:val="00F86EAD"/>
    <w:rsid w:val="00F9376D"/>
    <w:rsid w:val="00F94625"/>
    <w:rsid w:val="00F96529"/>
    <w:rsid w:val="00FA4199"/>
    <w:rsid w:val="00FA50BB"/>
    <w:rsid w:val="00FA7715"/>
    <w:rsid w:val="00FB1C60"/>
    <w:rsid w:val="00FB1CB4"/>
    <w:rsid w:val="00FB37E5"/>
    <w:rsid w:val="00FB3B24"/>
    <w:rsid w:val="00FB3B7C"/>
    <w:rsid w:val="00FB51DF"/>
    <w:rsid w:val="00FB59C5"/>
    <w:rsid w:val="00FB61DE"/>
    <w:rsid w:val="00FC0178"/>
    <w:rsid w:val="00FC1B52"/>
    <w:rsid w:val="00FC1CCF"/>
    <w:rsid w:val="00FC3897"/>
    <w:rsid w:val="00FC409E"/>
    <w:rsid w:val="00FC56A5"/>
    <w:rsid w:val="00FC6332"/>
    <w:rsid w:val="00FD6165"/>
    <w:rsid w:val="00FD69ED"/>
    <w:rsid w:val="00FD75B7"/>
    <w:rsid w:val="00FE1755"/>
    <w:rsid w:val="00FE3D78"/>
    <w:rsid w:val="00FE4905"/>
    <w:rsid w:val="00FE6177"/>
    <w:rsid w:val="00FF03E5"/>
    <w:rsid w:val="00FF1FCE"/>
    <w:rsid w:val="00FF39E7"/>
    <w:rsid w:val="00FF5602"/>
    <w:rsid w:val="00FF6840"/>
    <w:rsid w:val="00FF7026"/>
    <w:rsid w:val="00FF70E5"/>
    <w:rsid w:val="03A1C0F4"/>
    <w:rsid w:val="04BF6C35"/>
    <w:rsid w:val="05BCB3E9"/>
    <w:rsid w:val="05E8F8F0"/>
    <w:rsid w:val="07664916"/>
    <w:rsid w:val="0829561A"/>
    <w:rsid w:val="0AAD8641"/>
    <w:rsid w:val="0ADD95C8"/>
    <w:rsid w:val="115EABB0"/>
    <w:rsid w:val="127699F3"/>
    <w:rsid w:val="146B7936"/>
    <w:rsid w:val="1AE52F03"/>
    <w:rsid w:val="1B5D0894"/>
    <w:rsid w:val="1CEA53D8"/>
    <w:rsid w:val="1DB9B260"/>
    <w:rsid w:val="2147AC6F"/>
    <w:rsid w:val="218EC663"/>
    <w:rsid w:val="222F8BF4"/>
    <w:rsid w:val="273B9FE9"/>
    <w:rsid w:val="2AAE168E"/>
    <w:rsid w:val="2CA6AFE3"/>
    <w:rsid w:val="30D8D1DD"/>
    <w:rsid w:val="311DBCF0"/>
    <w:rsid w:val="3DC3B17A"/>
    <w:rsid w:val="408E6E99"/>
    <w:rsid w:val="47C6DE09"/>
    <w:rsid w:val="48E6ABA1"/>
    <w:rsid w:val="491C0A8F"/>
    <w:rsid w:val="49C41AB1"/>
    <w:rsid w:val="4A2672A0"/>
    <w:rsid w:val="4C769840"/>
    <w:rsid w:val="4E459287"/>
    <w:rsid w:val="509BACF2"/>
    <w:rsid w:val="5302C1E3"/>
    <w:rsid w:val="54192283"/>
    <w:rsid w:val="54C28CE3"/>
    <w:rsid w:val="56D2CFD7"/>
    <w:rsid w:val="56DA1F4F"/>
    <w:rsid w:val="59890C55"/>
    <w:rsid w:val="5DC2A673"/>
    <w:rsid w:val="60527F75"/>
    <w:rsid w:val="639FFA6E"/>
    <w:rsid w:val="66AE1497"/>
    <w:rsid w:val="681762AA"/>
    <w:rsid w:val="6C012CFF"/>
    <w:rsid w:val="71AB3C87"/>
    <w:rsid w:val="732BF522"/>
    <w:rsid w:val="7574ED63"/>
    <w:rsid w:val="77422234"/>
    <w:rsid w:val="78997544"/>
    <w:rsid w:val="7D7A40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952E"/>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768"/>
  </w:style>
  <w:style w:type="paragraph" w:styleId="Heading1">
    <w:name w:val="heading 1"/>
    <w:basedOn w:val="Normal"/>
    <w:next w:val="Normal"/>
    <w:link w:val="Heading1Char"/>
    <w:uiPriority w:val="9"/>
    <w:qFormat/>
    <w:rsid w:val="001E3AFB"/>
    <w:pPr>
      <w:keepNext/>
      <w:numPr>
        <w:numId w:val="32"/>
      </w:numPr>
      <w:outlineLvl w:val="0"/>
    </w:pPr>
    <w:rPr>
      <w:rFonts w:asciiTheme="majorBidi" w:hAnsiTheme="majorBid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761A8"/>
    <w:rPr>
      <w:rFonts w:ascii="Calibri" w:hAnsi="Calibri" w:cs="Calibri"/>
      <w:noProof/>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761A8"/>
    <w:rPr>
      <w:rFonts w:ascii="Calibri" w:hAnsi="Calibri" w:cs="Calibri"/>
      <w:noProof/>
    </w:rPr>
  </w:style>
  <w:style w:type="table" w:styleId="TableGrid">
    <w:name w:val="Table Grid"/>
    <w:basedOn w:val="TableNormal"/>
    <w:uiPriority w:val="39"/>
    <w:rsid w:val="002C5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462D"/>
    <w:rPr>
      <w:sz w:val="16"/>
      <w:szCs w:val="16"/>
    </w:rPr>
  </w:style>
  <w:style w:type="paragraph" w:styleId="CommentText">
    <w:name w:val="annotation text"/>
    <w:basedOn w:val="Normal"/>
    <w:link w:val="CommentTextChar"/>
    <w:uiPriority w:val="99"/>
    <w:unhideWhenUsed/>
    <w:rsid w:val="00D6462D"/>
    <w:pPr>
      <w:spacing w:line="240" w:lineRule="auto"/>
    </w:pPr>
    <w:rPr>
      <w:sz w:val="20"/>
      <w:szCs w:val="20"/>
    </w:rPr>
  </w:style>
  <w:style w:type="character" w:customStyle="1" w:styleId="CommentTextChar">
    <w:name w:val="Comment Text Char"/>
    <w:basedOn w:val="DefaultParagraphFont"/>
    <w:link w:val="CommentText"/>
    <w:uiPriority w:val="99"/>
    <w:rsid w:val="00D6462D"/>
    <w:rPr>
      <w:sz w:val="20"/>
      <w:szCs w:val="20"/>
    </w:rPr>
  </w:style>
  <w:style w:type="paragraph" w:styleId="CommentSubject">
    <w:name w:val="annotation subject"/>
    <w:basedOn w:val="CommentText"/>
    <w:next w:val="CommentText"/>
    <w:link w:val="CommentSubjectChar"/>
    <w:uiPriority w:val="99"/>
    <w:semiHidden/>
    <w:unhideWhenUsed/>
    <w:rsid w:val="00D6462D"/>
    <w:rPr>
      <w:b/>
      <w:bCs/>
    </w:rPr>
  </w:style>
  <w:style w:type="character" w:customStyle="1" w:styleId="CommentSubjectChar">
    <w:name w:val="Comment Subject Char"/>
    <w:basedOn w:val="CommentTextChar"/>
    <w:link w:val="CommentSubject"/>
    <w:uiPriority w:val="99"/>
    <w:semiHidden/>
    <w:rsid w:val="00D6462D"/>
    <w:rPr>
      <w:b/>
      <w:bCs/>
      <w:sz w:val="20"/>
      <w:szCs w:val="20"/>
    </w:rPr>
  </w:style>
  <w:style w:type="paragraph" w:styleId="BalloonText">
    <w:name w:val="Balloon Text"/>
    <w:basedOn w:val="Normal"/>
    <w:link w:val="BalloonTextChar"/>
    <w:uiPriority w:val="99"/>
    <w:semiHidden/>
    <w:unhideWhenUsed/>
    <w:rsid w:val="00D64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D"/>
    <w:rPr>
      <w:rFonts w:ascii="Segoe UI" w:hAnsi="Segoe UI" w:cs="Segoe UI"/>
      <w:sz w:val="18"/>
      <w:szCs w:val="18"/>
    </w:rPr>
  </w:style>
  <w:style w:type="character" w:customStyle="1" w:styleId="Heading1Char">
    <w:name w:val="Heading 1 Char"/>
    <w:basedOn w:val="DefaultParagraphFont"/>
    <w:link w:val="Heading1"/>
    <w:uiPriority w:val="9"/>
    <w:rsid w:val="001E3AFB"/>
    <w:rPr>
      <w:rFonts w:asciiTheme="majorBidi" w:hAnsiTheme="majorBidi" w:cstheme="majorBidi"/>
      <w:b/>
      <w:bCs/>
      <w:sz w:val="24"/>
      <w:szCs w:val="24"/>
    </w:rPr>
  </w:style>
  <w:style w:type="character" w:styleId="FollowedHyperlink">
    <w:name w:val="FollowedHyperlink"/>
    <w:basedOn w:val="DefaultParagraphFont"/>
    <w:uiPriority w:val="99"/>
    <w:semiHidden/>
    <w:unhideWhenUsed/>
    <w:rsid w:val="00FB51DF"/>
    <w:rPr>
      <w:color w:val="954F72" w:themeColor="followedHyperlink"/>
      <w:u w:val="single"/>
    </w:rPr>
  </w:style>
  <w:style w:type="paragraph" w:styleId="Header">
    <w:name w:val="header"/>
    <w:basedOn w:val="Normal"/>
    <w:link w:val="HeaderChar"/>
    <w:uiPriority w:val="99"/>
    <w:unhideWhenUsed/>
    <w:rsid w:val="00DA3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18A"/>
  </w:style>
  <w:style w:type="paragraph" w:styleId="Footer">
    <w:name w:val="footer"/>
    <w:basedOn w:val="Normal"/>
    <w:link w:val="FooterChar"/>
    <w:uiPriority w:val="99"/>
    <w:unhideWhenUsed/>
    <w:rsid w:val="00DA3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18A"/>
  </w:style>
  <w:style w:type="paragraph" w:styleId="NoSpacing">
    <w:name w:val="No Spacing"/>
    <w:basedOn w:val="Normal"/>
    <w:uiPriority w:val="1"/>
    <w:qFormat/>
    <w:rsid w:val="00B12B44"/>
    <w:rPr>
      <w:rFonts w:asciiTheme="majorBidi" w:hAnsiTheme="majorBidi" w:cstheme="majorBidi"/>
      <w:sz w:val="24"/>
      <w:szCs w:val="24"/>
    </w:rPr>
  </w:style>
  <w:style w:type="paragraph" w:styleId="Revision">
    <w:name w:val="Revision"/>
    <w:hidden/>
    <w:uiPriority w:val="99"/>
    <w:semiHidden/>
    <w:rsid w:val="00593D87"/>
    <w:pPr>
      <w:spacing w:after="0" w:line="240" w:lineRule="auto"/>
    </w:pPr>
  </w:style>
  <w:style w:type="character" w:styleId="LineNumber">
    <w:name w:val="line number"/>
    <w:basedOn w:val="DefaultParagraphFont"/>
    <w:uiPriority w:val="99"/>
    <w:semiHidden/>
    <w:unhideWhenUsed/>
    <w:rsid w:val="007E4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138">
      <w:bodyDiv w:val="1"/>
      <w:marLeft w:val="0"/>
      <w:marRight w:val="0"/>
      <w:marTop w:val="0"/>
      <w:marBottom w:val="0"/>
      <w:divBdr>
        <w:top w:val="none" w:sz="0" w:space="0" w:color="auto"/>
        <w:left w:val="none" w:sz="0" w:space="0" w:color="auto"/>
        <w:bottom w:val="none" w:sz="0" w:space="0" w:color="auto"/>
        <w:right w:val="none" w:sz="0" w:space="0" w:color="auto"/>
      </w:divBdr>
    </w:div>
    <w:div w:id="181968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5.png"/><Relationship Id="rId34" Type="http://schemas.openxmlformats.org/officeDocument/2006/relationships/hyperlink" Target="https://doi.org/10.1126/science.abj5498" TargetMode="External"/><Relationship Id="rId42" Type="http://schemas.openxmlformats.org/officeDocument/2006/relationships/hyperlink" Target="https://www.mdpi.com/1660-4601/19/3/1419" TargetMode="External"/><Relationship Id="rId47" Type="http://schemas.openxmlformats.org/officeDocument/2006/relationships/hyperlink" Target="https://doi.org/10.4211/hs.090be1e69e734c8991a1c4d8f9b9e21c" TargetMode="External"/><Relationship Id="rId50" Type="http://schemas.openxmlformats.org/officeDocument/2006/relationships/hyperlink" Target="https://doi.org/10.1029/2024WR037225" TargetMode="External"/><Relationship Id="rId55" Type="http://schemas.openxmlformats.org/officeDocument/2006/relationships/hyperlink" Target="http://www.ucrcommission.com/wp-content/uploads/2024/06/2023_SCPP_Report_June2024.pdf" TargetMode="External"/><Relationship Id="rId63" Type="http://schemas.openxmlformats.org/officeDocument/2006/relationships/hyperlink" Target="https://doi.org/10.1061/(ASCE)EE.1943-7870.0001903"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hyperlink" Target="https://www.azcentral.com/story/opinion/op-ed/joannaallhands/2021/11/08/lake-mead-could-get-extra-water-from-lower-basin-annually/6306601001/" TargetMode="External"/><Relationship Id="rId11" Type="http://schemas.openxmlformats.org/officeDocument/2006/relationships/hyperlink" Target="mailto:a02369941@usu.edu" TargetMode="External"/><Relationship Id="rId24" Type="http://schemas.openxmlformats.org/officeDocument/2006/relationships/image" Target="media/image8.png"/><Relationship Id="rId32" Type="http://schemas.openxmlformats.org/officeDocument/2006/relationships/hyperlink" Target="https://doi.org/10.1111/1540-6237.8402002" TargetMode="External"/><Relationship Id="rId37" Type="http://schemas.openxmlformats.org/officeDocument/2006/relationships/hyperlink" Target="https://doi.org/10.1038/s41893-022-00866-z" TargetMode="External"/><Relationship Id="rId40" Type="http://schemas.openxmlformats.org/officeDocument/2006/relationships/hyperlink" Target="https://doi.org/10.1002/wat2.1486" TargetMode="External"/><Relationship Id="rId45" Type="http://schemas.openxmlformats.org/officeDocument/2006/relationships/hyperlink" Target="https://github.com/dzeke/ColoradoRiverCollaborate/tree/main/LakeMeadWaterConservationProgramAnalysis" TargetMode="External"/><Relationship Id="rId53" Type="http://schemas.openxmlformats.org/officeDocument/2006/relationships/hyperlink" Target="https://doi.org/10.1002/wcc.565" TargetMode="External"/><Relationship Id="rId58" Type="http://schemas.openxmlformats.org/officeDocument/2006/relationships/hyperlink" Target="https://www.usbr.gov/lc/region/programs/strategies/RecordofDecision.pdf"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usbr.gov/lc/region/g4000/wtracct.html" TargetMode="External"/><Relationship Id="rId19" Type="http://schemas.openxmlformats.org/officeDocument/2006/relationships/image" Target="media/image3.emf"/><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emf"/><Relationship Id="rId30" Type="http://schemas.openxmlformats.org/officeDocument/2006/relationships/hyperlink" Target="https://www.snwa.com/assets/pdf/lower-basin-alternative-letter-march2024.pdf" TargetMode="External"/><Relationship Id="rId35" Type="http://schemas.openxmlformats.org/officeDocument/2006/relationships/hyperlink" Target="https://heinonline.org/HOL/Page?handle=hein.journals/nevlj8&amp;id=980&amp;collection=journals&amp;index" TargetMode="External"/><Relationship Id="rId43" Type="http://schemas.openxmlformats.org/officeDocument/2006/relationships/hyperlink" Target="https://www.usbr.gov/ColoradoRiverBasin/documents/post2026/alternatives/2024-03-29_Final_Letter_re_Cooperative_Conservation_508.pdf" TargetMode="External"/><Relationship Id="rId48" Type="http://schemas.openxmlformats.org/officeDocument/2006/relationships/hyperlink" Target="https://doi.org/10.1061/JWRMD5.WRENG-5893" TargetMode="External"/><Relationship Id="rId56" Type="http://schemas.openxmlformats.org/officeDocument/2006/relationships/hyperlink" Target="https://doi.org/10.1002/2016WR019638" TargetMode="External"/><Relationship Id="rId64" Type="http://schemas.openxmlformats.org/officeDocument/2006/relationships/hyperlink" Target="https://qcnr.usu.edu//coloradoriver/files/news/White-Paper-7.pdf" TargetMode="External"/><Relationship Id="rId8" Type="http://schemas.openxmlformats.org/officeDocument/2006/relationships/hyperlink" Target="https://orcid.org/0000-0003-2163-2907" TargetMode="External"/><Relationship Id="rId51" Type="http://schemas.openxmlformats.org/officeDocument/2006/relationships/hyperlink" Target="https://doi.org/10.1111/1752-1688.12985" TargetMode="External"/><Relationship Id="rId3" Type="http://schemas.openxmlformats.org/officeDocument/2006/relationships/styles" Target="styles.xml"/><Relationship Id="rId12" Type="http://schemas.openxmlformats.org/officeDocument/2006/relationships/hyperlink" Target="mailto:eporse@ucanr.edu"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doi.org/10.1111/0004-5608.00219" TargetMode="External"/><Relationship Id="rId38" Type="http://schemas.openxmlformats.org/officeDocument/2006/relationships/hyperlink" Target="https://www.ibwc.gov/Treaties_Minutes/Minutes.html" TargetMode="External"/><Relationship Id="rId46" Type="http://schemas.openxmlformats.org/officeDocument/2006/relationships/hyperlink" Target="https://doi.org/10.1061/(ASCE)WR.1943-5452.0001592" TargetMode="External"/><Relationship Id="rId59" Type="http://schemas.openxmlformats.org/officeDocument/2006/relationships/hyperlink" Target="https://www.usbr.gov/ColoradoRiverBasin/dcp/index.html" TargetMode="External"/><Relationship Id="rId67" Type="http://schemas.microsoft.com/office/2011/relationships/people" Target="people.xml"/><Relationship Id="rId20" Type="http://schemas.openxmlformats.org/officeDocument/2006/relationships/image" Target="media/image4.png"/><Relationship Id="rId41" Type="http://schemas.openxmlformats.org/officeDocument/2006/relationships/hyperlink" Target="https://www.hydroshare.org/resource/1fcd5325c0a7400099f1698bc72cecd7/" TargetMode="External"/><Relationship Id="rId54" Type="http://schemas.openxmlformats.org/officeDocument/2006/relationships/hyperlink" Target="http://www.ucrcommission.com/RepDoc/SCPPDocuments/2018__SCPP_FUBRD.pdf" TargetMode="External"/><Relationship Id="rId62" Type="http://schemas.openxmlformats.org/officeDocument/2006/relationships/hyperlink" Target="https://www.usbr.gov/ColoradoRiverBasin/post2026/draft-ei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emf"/><Relationship Id="rId28" Type="http://schemas.openxmlformats.org/officeDocument/2006/relationships/hyperlink" Target="https://doi.org/10.1002/aws2.1274" TargetMode="External"/><Relationship Id="rId36" Type="http://schemas.openxmlformats.org/officeDocument/2006/relationships/hyperlink" Target="https://doi.org/10.1061/(ASCE)WR.1943-5452.0001184" TargetMode="External"/><Relationship Id="rId49" Type="http://schemas.openxmlformats.org/officeDocument/2006/relationships/hyperlink" Target="https://doi.org/10.1111/1752-1688.13061" TargetMode="External"/><Relationship Id="rId57" Type="http://schemas.openxmlformats.org/officeDocument/2006/relationships/hyperlink" Target="https://www.usbr.gov/lc/region/programs/strategies/FEIS/index.html" TargetMode="External"/><Relationship Id="rId10" Type="http://schemas.openxmlformats.org/officeDocument/2006/relationships/hyperlink" Target="mailto:Brittany.fager@usu.edu" TargetMode="External"/><Relationship Id="rId31" Type="http://schemas.openxmlformats.org/officeDocument/2006/relationships/hyperlink" Target="https://www.usbr.gov/ColoradoRiverBasin/documents/post2026/alternatives/2024-05-08_Additional_Concepts_for_Consideration_City_of_Phoenix_508.pdf" TargetMode="External"/><Relationship Id="rId44" Type="http://schemas.openxmlformats.org/officeDocument/2006/relationships/hyperlink" Target="https://heinonline.org/HOL/Page?handle=hein.journals/ucollr88&amp;id=511&amp;collection=journals&amp;index" TargetMode="External"/><Relationship Id="rId52" Type="http://schemas.openxmlformats.org/officeDocument/2006/relationships/hyperlink" Target="https://heinonline.org/HOL/Page?collection=journals&amp;handle=hein.journals/sdlp22&amp;id=44&amp;men_tab=srchresults" TargetMode="External"/><Relationship Id="rId60" Type="http://schemas.openxmlformats.org/officeDocument/2006/relationships/hyperlink" Target="https://www.usbr.gov/lc/region/programs/PilotSysConsProg/pilotsystem.html"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avid.rosenberg@usu.edu" TargetMode="Externa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hyperlink" Target="https://doi.org/10.1126/science.abc2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C1DB5-AFCB-4FC4-9BCF-8FBA98599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22</Pages>
  <Words>12339</Words>
  <Characters>70333</Characters>
  <Application>Microsoft Office Word</Application>
  <DocSecurity>0</DocSecurity>
  <Lines>586</Lines>
  <Paragraphs>165</Paragraphs>
  <ScaleCrop>false</ScaleCrop>
  <Company/>
  <LinksUpToDate>false</LinksUpToDate>
  <CharactersWithSpaces>82507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Rosenberg</cp:lastModifiedBy>
  <cp:revision>136</cp:revision>
  <dcterms:created xsi:type="dcterms:W3CDTF">2026-05-29T18:21:00Z</dcterms:created>
  <dcterms:modified xsi:type="dcterms:W3CDTF">2026-07-28T22:56:00Z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id="A1qTIWgC"/&gt;&lt;style id="" hasBibliography="0" bibliographyStyleHasBeenSet="0"/&gt;&lt;prefs/&gt;&lt;/data&gt;</vt:lpwstr>
  </property>
</Properties>
</file>